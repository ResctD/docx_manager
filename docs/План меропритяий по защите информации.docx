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89"/>
        <w:gridCol w:w="4466"/>
      </w:tblGrid>
      <w:tr w:rsidR="00EF71A6" w:rsidRPr="00C730B6" w14:paraId="2FB17D61" w14:textId="77777777" w:rsidTr="00210401">
        <w:trPr>
          <w:trHeight w:val="1747"/>
        </w:trPr>
        <w:tc>
          <w:tcPr>
            <w:tcW w:w="2613" w:type="pct"/>
          </w:tcPr>
          <w:p w14:paraId="7960B61F" w14:textId="77777777" w:rsidR="00EF71A6" w:rsidRPr="00EA3A85" w:rsidRDefault="00EF71A6" w:rsidP="00EF71A6">
            <w:pPr>
              <w:widowControl w:val="0"/>
              <w:autoSpaceDE w:val="0"/>
              <w:autoSpaceDN w:val="0"/>
              <w:adjustRightInd w:val="0"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2387" w:type="pct"/>
            <w:hideMark/>
          </w:tcPr>
          <w:p w14:paraId="6A16433D" w14:textId="77777777" w:rsidR="00EF71A6" w:rsidRPr="00C730B6" w:rsidRDefault="00EF71A6" w:rsidP="00EF71A6">
            <w:pPr>
              <w:spacing w:line="276" w:lineRule="auto"/>
              <w:ind w:firstLine="0"/>
              <w:rPr>
                <w:rFonts w:eastAsia="Calibri"/>
                <w:b/>
                <w:kern w:val="2"/>
                <w:lang w:eastAsia="en-US"/>
                <w14:ligatures w14:val="standardContextual"/>
              </w:rPr>
            </w:pPr>
            <w:r w:rsidRPr="00C730B6">
              <w:rPr>
                <w:rFonts w:eastAsia="Calibri"/>
                <w:b/>
                <w:kern w:val="2"/>
                <w:lang w:eastAsia="en-US"/>
                <w14:ligatures w14:val="standardContextual"/>
              </w:rPr>
              <w:t>УТВЕРЖДЕНО</w:t>
            </w:r>
          </w:p>
          <w:p w14:paraId="731E6508" w14:textId="77777777" w:rsidR="00EF71A6" w:rsidRPr="00C730B6" w:rsidRDefault="00EF71A6" w:rsidP="00EF71A6">
            <w:pPr>
              <w:spacing w:after="240" w:line="276" w:lineRule="auto"/>
              <w:ind w:firstLine="0"/>
              <w:rPr>
                <w:rFonts w:eastAsia="Calibri"/>
                <w:b/>
                <w:kern w:val="2"/>
                <w:lang w:eastAsia="en-US"/>
                <w14:ligatures w14:val="standardContextual"/>
              </w:rPr>
            </w:pPr>
            <w:r w:rsidRPr="00C730B6">
              <w:rPr>
                <w:rFonts w:eastAsia="Calibri"/>
                <w:b/>
                <w:kern w:val="2"/>
                <w:lang w:eastAsia="en-US"/>
                <w14:ligatures w14:val="standardContextual"/>
              </w:rPr>
              <w:t>ЗАКАЗЧИК</w:t>
            </w:r>
          </w:p>
          <w:p w14:paraId="48102D95" w14:textId="3DE6E251" w:rsidR="00EF71A6" w:rsidRPr="00C730B6" w:rsidRDefault="00EF71A6" w:rsidP="00EF71A6">
            <w:pPr>
              <w:widowControl w:val="0"/>
              <w:autoSpaceDE w:val="0"/>
              <w:autoSpaceDN w:val="0"/>
              <w:adjustRightInd w:val="0"/>
              <w:spacing w:after="240"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  <w:r w:rsidRPr="00C730B6">
              <w:rPr>
                <w:rFonts w:eastAsia="Times New Roman"/>
                <w:kern w:val="2"/>
                <w:lang w:eastAsia="en-US"/>
                <w14:ligatures w14:val="standardContextual"/>
              </w:rPr>
              <w:t xml:space="preserve">Генеральный директор </w:t>
            </w:r>
            <w:r w:rsidRPr="00C730B6">
              <w:rPr>
                <w:rFonts w:eastAsia="Times New Roman"/>
                <w:kern w:val="2"/>
                <w:lang w:eastAsia="en-US"/>
                <w14:ligatures w14:val="standardContextual"/>
              </w:rPr>
              <w:br/>
            </w:r>
            <w:r w:rsidR="00575FE3" w:rsidRPr="00C730B6">
              <w:rPr>
                <w:rFonts w:eastAsia="Times New Roman"/>
                <w:kern w:val="2"/>
                <w:lang w:eastAsia="en-US"/>
                <w14:ligatures w14:val="standardContextual"/>
              </w:rPr>
              <w:t>АО «НПФ Альфа»</w:t>
            </w:r>
          </w:p>
        </w:tc>
      </w:tr>
      <w:tr w:rsidR="00EF71A6" w:rsidRPr="00C730B6" w14:paraId="2E56847E" w14:textId="77777777" w:rsidTr="00210401">
        <w:trPr>
          <w:trHeight w:hRule="exact" w:val="284"/>
        </w:trPr>
        <w:tc>
          <w:tcPr>
            <w:tcW w:w="2613" w:type="pct"/>
            <w:vAlign w:val="bottom"/>
          </w:tcPr>
          <w:p w14:paraId="4723BA52" w14:textId="77777777" w:rsidR="00EF71A6" w:rsidRPr="00C730B6" w:rsidRDefault="00EF71A6" w:rsidP="00EF71A6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2387" w:type="pct"/>
            <w:vAlign w:val="bottom"/>
            <w:hideMark/>
          </w:tcPr>
          <w:p w14:paraId="40AFAB97" w14:textId="6B87836C" w:rsidR="00EF71A6" w:rsidRPr="00C730B6" w:rsidRDefault="00EF71A6" w:rsidP="00EF71A6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  <w:r w:rsidRPr="00C730B6">
              <w:rPr>
                <w:rFonts w:eastAsia="Calibri"/>
                <w:kern w:val="2"/>
                <w:lang w:eastAsia="en-US"/>
                <w14:ligatures w14:val="standardContextual"/>
              </w:rPr>
              <w:t>_______________</w:t>
            </w:r>
            <w:r w:rsidRPr="00C730B6">
              <w:rPr>
                <w:rFonts w:eastAsia="Calibri"/>
                <w:b/>
                <w:kern w:val="2"/>
                <w:lang w:eastAsia="en-US"/>
                <w14:ligatures w14:val="standardContextual"/>
              </w:rPr>
              <w:t xml:space="preserve"> </w:t>
            </w:r>
            <w:r w:rsidR="00320188" w:rsidRPr="00C730B6">
              <w:rPr>
                <w:rFonts w:eastAsia="Calibri"/>
                <w:b/>
                <w:kern w:val="2"/>
                <w:lang w:eastAsia="en-US"/>
                <w14:ligatures w14:val="standardContextual"/>
              </w:rPr>
              <w:t xml:space="preserve">Л. А. </w:t>
            </w:r>
            <w:proofErr w:type="spellStart"/>
            <w:r w:rsidR="00320188" w:rsidRPr="00C730B6">
              <w:rPr>
                <w:rFonts w:eastAsia="Calibri"/>
                <w:b/>
                <w:kern w:val="2"/>
                <w:lang w:eastAsia="en-US"/>
                <w14:ligatures w14:val="standardContextual"/>
              </w:rPr>
              <w:t>Горчаковская</w:t>
            </w:r>
            <w:proofErr w:type="spellEnd"/>
          </w:p>
        </w:tc>
      </w:tr>
      <w:tr w:rsidR="00EF71A6" w:rsidRPr="00C730B6" w14:paraId="464AA2B2" w14:textId="77777777" w:rsidTr="00210401">
        <w:trPr>
          <w:trHeight w:hRule="exact" w:val="284"/>
        </w:trPr>
        <w:tc>
          <w:tcPr>
            <w:tcW w:w="2613" w:type="pct"/>
          </w:tcPr>
          <w:p w14:paraId="482597EF" w14:textId="77777777" w:rsidR="00EF71A6" w:rsidRPr="00C730B6" w:rsidRDefault="00EF71A6" w:rsidP="00EF71A6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2387" w:type="pct"/>
            <w:hideMark/>
          </w:tcPr>
          <w:p w14:paraId="65429492" w14:textId="709EFDDF" w:rsidR="00EF71A6" w:rsidRPr="00C730B6" w:rsidRDefault="00EF71A6" w:rsidP="00EF71A6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  <w:r w:rsidRPr="00C730B6">
              <w:rPr>
                <w:rFonts w:eastAsia="Calibri"/>
                <w:kern w:val="2"/>
                <w:lang w:eastAsia="en-US"/>
                <w14:ligatures w14:val="standardContextual"/>
              </w:rPr>
              <w:t>«_____» ______________ 2026 г.</w:t>
            </w:r>
          </w:p>
        </w:tc>
      </w:tr>
      <w:tr w:rsidR="00EF71A6" w:rsidRPr="00C730B6" w14:paraId="30B23EEB" w14:textId="77777777" w:rsidTr="00210401">
        <w:trPr>
          <w:trHeight w:val="283"/>
        </w:trPr>
        <w:tc>
          <w:tcPr>
            <w:tcW w:w="2613" w:type="pct"/>
          </w:tcPr>
          <w:p w14:paraId="38505198" w14:textId="77777777" w:rsidR="00EF71A6" w:rsidRPr="00C730B6" w:rsidRDefault="00EF71A6" w:rsidP="00EF71A6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2387" w:type="pct"/>
            <w:vAlign w:val="center"/>
            <w:hideMark/>
          </w:tcPr>
          <w:p w14:paraId="7C570045" w14:textId="6D666B43" w:rsidR="00EF71A6" w:rsidRPr="00C730B6" w:rsidRDefault="00EF71A6" w:rsidP="00EF71A6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  <w:r w:rsidRPr="00C730B6">
              <w:rPr>
                <w:rFonts w:eastAsia="Calibri"/>
                <w:kern w:val="2"/>
                <w:lang w:eastAsia="en-US"/>
                <w14:ligatures w14:val="standardContextual"/>
              </w:rPr>
              <w:t>М.П.</w:t>
            </w:r>
          </w:p>
        </w:tc>
      </w:tr>
      <w:tr w:rsidR="00EA3A85" w:rsidRPr="00C730B6" w14:paraId="7460D9D4" w14:textId="77777777" w:rsidTr="00210401">
        <w:trPr>
          <w:trHeight w:hRule="exact" w:val="284"/>
        </w:trPr>
        <w:tc>
          <w:tcPr>
            <w:tcW w:w="2613" w:type="pct"/>
            <w:vAlign w:val="center"/>
          </w:tcPr>
          <w:p w14:paraId="41248DEB" w14:textId="77777777" w:rsidR="00EA3A85" w:rsidRPr="00C730B6" w:rsidRDefault="00EA3A85" w:rsidP="00EA3A85">
            <w:pPr>
              <w:keepLines/>
              <w:ind w:firstLine="0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2387" w:type="pct"/>
            <w:vAlign w:val="center"/>
          </w:tcPr>
          <w:p w14:paraId="32655454" w14:textId="77777777" w:rsidR="00EA3A85" w:rsidRPr="00C730B6" w:rsidRDefault="00EA3A85" w:rsidP="00EA3A85">
            <w:pPr>
              <w:keepLines/>
              <w:ind w:firstLine="0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EA3A85" w:rsidRPr="00C730B6" w14:paraId="76733198" w14:textId="77777777" w:rsidTr="00210401">
        <w:trPr>
          <w:trHeight w:hRule="exact" w:val="284"/>
        </w:trPr>
        <w:tc>
          <w:tcPr>
            <w:tcW w:w="2613" w:type="pct"/>
            <w:vAlign w:val="center"/>
          </w:tcPr>
          <w:p w14:paraId="42918683" w14:textId="77777777" w:rsidR="00EA3A85" w:rsidRPr="00C730B6" w:rsidRDefault="00EA3A85" w:rsidP="00EA3A85">
            <w:pPr>
              <w:keepLines/>
              <w:ind w:firstLine="0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2387" w:type="pct"/>
            <w:vAlign w:val="center"/>
          </w:tcPr>
          <w:p w14:paraId="63E22A07" w14:textId="77777777" w:rsidR="00EA3A85" w:rsidRPr="00C730B6" w:rsidRDefault="00EA3A85" w:rsidP="00EA3A85">
            <w:pPr>
              <w:keepLines/>
              <w:ind w:firstLine="0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</w:tbl>
    <w:p w14:paraId="3C42995E" w14:textId="77777777" w:rsidR="00EA3A85" w:rsidRPr="00C730B6" w:rsidRDefault="00EA3A85" w:rsidP="00EA3A85">
      <w:pPr>
        <w:ind w:firstLine="0"/>
        <w:jc w:val="center"/>
        <w:rPr>
          <w:rFonts w:eastAsia="Calibri"/>
          <w:lang w:val="en-US" w:eastAsia="en-US"/>
        </w:rPr>
      </w:pPr>
    </w:p>
    <w:p w14:paraId="62027C72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146CFE54" w14:textId="0BE3F87A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  <w:r w:rsidRPr="00C730B6">
        <w:rPr>
          <w:rFonts w:eastAsia="Calibri"/>
          <w:lang w:eastAsia="en-US"/>
        </w:rPr>
        <w:t>Система защиты информации информационно</w:t>
      </w:r>
      <w:r w:rsidRPr="00C730B6">
        <w:rPr>
          <w:rFonts w:eastAsia="Calibri"/>
          <w:szCs w:val="24"/>
          <w:lang w:eastAsia="en-US"/>
        </w:rPr>
        <w:t>й</w:t>
      </w:r>
      <w:r w:rsidRPr="00C730B6">
        <w:rPr>
          <w:rFonts w:eastAsia="Calibri"/>
          <w:lang w:eastAsia="en-US"/>
        </w:rPr>
        <w:t xml:space="preserve"> системы «</w:t>
      </w:r>
      <w:r w:rsidR="00DC6005" w:rsidRPr="00C730B6">
        <w:rPr>
          <w:rFonts w:eastAsia="Calibri"/>
          <w:lang w:eastAsia="en-US"/>
        </w:rPr>
        <w:t>Негосударственный пенсионный фонд Альфа</w:t>
      </w:r>
      <w:r w:rsidRPr="00C730B6">
        <w:rPr>
          <w:rFonts w:eastAsia="Calibri"/>
          <w:lang w:eastAsia="en-US"/>
        </w:rPr>
        <w:t>»</w:t>
      </w:r>
    </w:p>
    <w:p w14:paraId="346598FC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38AAC56D" w14:textId="0EF12DBF" w:rsidR="00EA3A85" w:rsidRPr="00C730B6" w:rsidRDefault="00EA3A85" w:rsidP="00EA3A85">
      <w:pPr>
        <w:ind w:firstLine="0"/>
        <w:jc w:val="center"/>
        <w:rPr>
          <w:rFonts w:eastAsia="Calibri"/>
          <w:b/>
          <w:lang w:eastAsia="en-US"/>
        </w:rPr>
      </w:pPr>
      <w:r w:rsidRPr="00C730B6">
        <w:rPr>
          <w:rFonts w:eastAsia="Calibri"/>
          <w:b/>
          <w:lang w:eastAsia="en-US"/>
        </w:rPr>
        <w:t>ПЛАН МЕРОПРИЯТИЙ ПО ЗАЩИТЕ ИНФОРМАЦИИ</w:t>
      </w:r>
      <w:r w:rsidRPr="00C730B6">
        <w:rPr>
          <w:rFonts w:eastAsia="Calibri"/>
          <w:b/>
          <w:lang w:eastAsia="en-US"/>
        </w:rPr>
        <w:br/>
      </w:r>
      <w:r w:rsidR="003C4636" w:rsidRPr="00C730B6">
        <w:rPr>
          <w:rFonts w:eastAsia="Calibri"/>
          <w:b/>
          <w:lang w:eastAsia="en-US"/>
        </w:rPr>
        <w:t>НПФ АЛЬФА</w:t>
      </w:r>
    </w:p>
    <w:p w14:paraId="0A64C430" w14:textId="77777777" w:rsidR="00EA3A85" w:rsidRPr="00C730B6" w:rsidRDefault="00EA3A85" w:rsidP="00EA3A85">
      <w:pPr>
        <w:ind w:firstLine="0"/>
        <w:jc w:val="center"/>
        <w:rPr>
          <w:rFonts w:eastAsia="Calibri"/>
          <w:b/>
          <w:lang w:eastAsia="en-US"/>
        </w:rPr>
      </w:pPr>
    </w:p>
    <w:p w14:paraId="56C713E4" w14:textId="77777777" w:rsidR="00EA3A85" w:rsidRPr="00C730B6" w:rsidRDefault="00EA3A85" w:rsidP="00EA3A85">
      <w:pPr>
        <w:ind w:firstLine="0"/>
        <w:jc w:val="center"/>
        <w:rPr>
          <w:rFonts w:eastAsia="Calibri"/>
          <w:b/>
          <w:lang w:eastAsia="en-US"/>
        </w:rPr>
      </w:pPr>
    </w:p>
    <w:p w14:paraId="2E530359" w14:textId="77777777" w:rsidR="00EA3A85" w:rsidRPr="00C730B6" w:rsidRDefault="00EA3A85" w:rsidP="00EA3A85">
      <w:pPr>
        <w:ind w:firstLine="0"/>
        <w:jc w:val="center"/>
        <w:rPr>
          <w:rFonts w:eastAsia="Calibri"/>
          <w:b/>
          <w:lang w:eastAsia="en-US"/>
        </w:rPr>
      </w:pPr>
    </w:p>
    <w:p w14:paraId="41B427ED" w14:textId="77777777" w:rsidR="00EA3A85" w:rsidRPr="00C730B6" w:rsidRDefault="00EA3A85" w:rsidP="00EA3A85">
      <w:pPr>
        <w:ind w:firstLine="0"/>
        <w:jc w:val="center"/>
        <w:rPr>
          <w:rFonts w:eastAsia="Calibri"/>
          <w:b/>
          <w:lang w:eastAsia="en-US"/>
        </w:rPr>
      </w:pPr>
    </w:p>
    <w:p w14:paraId="376C8A96" w14:textId="77777777" w:rsidR="00EA3A85" w:rsidRPr="00C730B6" w:rsidRDefault="00EA3A85" w:rsidP="00EA3A85">
      <w:pPr>
        <w:ind w:firstLine="0"/>
        <w:jc w:val="center"/>
        <w:rPr>
          <w:rFonts w:eastAsia="Calibri"/>
          <w:b/>
          <w:lang w:eastAsia="en-US"/>
        </w:rPr>
      </w:pPr>
    </w:p>
    <w:p w14:paraId="5A0D6E03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50425AE8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1CA64CC0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32DB2CC1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1D50BB23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3D27EB15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3F725567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204322EB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4A9F4452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5B0CEB68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19AFEB05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0CD7EA6C" w14:textId="77777777" w:rsidR="00EA3A85" w:rsidRPr="00C730B6" w:rsidRDefault="00EA3A85" w:rsidP="00EA3A85">
      <w:pPr>
        <w:ind w:firstLine="0"/>
        <w:jc w:val="center"/>
        <w:rPr>
          <w:rFonts w:eastAsia="Calibri"/>
          <w:b/>
          <w:lang w:eastAsia="en-US"/>
        </w:rPr>
      </w:pPr>
    </w:p>
    <w:p w14:paraId="5248EF46" w14:textId="77777777" w:rsidR="00EA3A85" w:rsidRPr="00C730B6" w:rsidRDefault="00EA3A85" w:rsidP="00EA3A85">
      <w:pPr>
        <w:ind w:firstLine="0"/>
        <w:jc w:val="center"/>
        <w:rPr>
          <w:rFonts w:eastAsia="Calibri"/>
          <w:b/>
          <w:lang w:eastAsia="en-US"/>
        </w:rPr>
      </w:pPr>
    </w:p>
    <w:p w14:paraId="5310398E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307CD05B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3F520FBF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4A32E050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1CD4334F" w14:textId="77777777" w:rsidR="00EA3A85" w:rsidRPr="00C730B6" w:rsidRDefault="00EA3A85" w:rsidP="00EA3A85">
      <w:pPr>
        <w:ind w:firstLine="0"/>
        <w:jc w:val="center"/>
        <w:rPr>
          <w:rFonts w:eastAsia="Calibri"/>
          <w:lang w:eastAsia="en-US"/>
        </w:rPr>
      </w:pPr>
    </w:p>
    <w:p w14:paraId="147695BE" w14:textId="77777777" w:rsidR="00F93A14" w:rsidRPr="00C730B6" w:rsidRDefault="00F93A14" w:rsidP="00EA3A85">
      <w:pPr>
        <w:ind w:firstLine="0"/>
        <w:jc w:val="center"/>
        <w:rPr>
          <w:rFonts w:eastAsia="Calibri"/>
          <w:lang w:eastAsia="en-US"/>
        </w:rPr>
      </w:pPr>
    </w:p>
    <w:p w14:paraId="1B5A7C56" w14:textId="245B463C" w:rsidR="00EA3A85" w:rsidRPr="00C730B6" w:rsidRDefault="00EA3A85" w:rsidP="00F93A14">
      <w:pPr>
        <w:keepLines/>
        <w:spacing w:line="264" w:lineRule="auto"/>
        <w:ind w:firstLine="0"/>
        <w:contextualSpacing/>
        <w:jc w:val="center"/>
        <w:rPr>
          <w:rFonts w:eastAsia="Calibri"/>
          <w:b/>
          <w:color w:val="000000" w:themeColor="text1"/>
          <w:szCs w:val="20"/>
        </w:rPr>
      </w:pPr>
      <w:r w:rsidRPr="00C730B6">
        <w:rPr>
          <w:rFonts w:eastAsia="Calibri"/>
          <w:szCs w:val="24"/>
          <w:lang w:eastAsia="en-US"/>
        </w:rPr>
        <w:t>Москва 2026</w:t>
      </w:r>
    </w:p>
    <w:sdt>
      <w:sdtPr>
        <w:rPr>
          <w:rFonts w:ascii="Times New Roman" w:eastAsiaTheme="minorHAnsi" w:hAnsi="Times New Roman" w:cs="Times New Roman"/>
          <w:b w:val="0"/>
          <w:sz w:val="24"/>
          <w:szCs w:val="24"/>
        </w:rPr>
        <w:id w:val="-1745862307"/>
        <w:docPartObj>
          <w:docPartGallery w:val="Table of Contents"/>
          <w:docPartUnique/>
        </w:docPartObj>
      </w:sdtPr>
      <w:sdtEndPr/>
      <w:sdtContent>
        <w:p w14:paraId="1BC5331A" w14:textId="77777777" w:rsidR="006C760E" w:rsidRPr="00C730B6" w:rsidRDefault="006C760E" w:rsidP="006C760E">
          <w:pPr>
            <w:pStyle w:val="a4"/>
            <w:spacing w:before="0" w:after="0" w:line="300" w:lineRule="auto"/>
            <w:rPr>
              <w:rFonts w:ascii="Times New Roman" w:hAnsi="Times New Roman" w:cs="Times New Roman"/>
              <w:b w:val="0"/>
              <w:szCs w:val="26"/>
            </w:rPr>
          </w:pPr>
          <w:r w:rsidRPr="00C730B6">
            <w:rPr>
              <w:rStyle w:val="T"/>
              <w:b/>
              <w:szCs w:val="26"/>
            </w:rPr>
            <w:t>Содержание</w:t>
          </w:r>
        </w:p>
        <w:p w14:paraId="71448145" w14:textId="06E88E48" w:rsidR="00784E68" w:rsidRPr="00C730B6" w:rsidRDefault="006C760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lang w:val="en-US" w:eastAsia="en-US"/>
            </w:rPr>
          </w:pPr>
          <w:r w:rsidRPr="00C730B6">
            <w:rPr>
              <w:b w:val="0"/>
              <w:bCs/>
              <w:szCs w:val="24"/>
            </w:rPr>
            <w:fldChar w:fldCharType="begin"/>
          </w:r>
          <w:r w:rsidRPr="00C730B6">
            <w:rPr>
              <w:b w:val="0"/>
              <w:bCs/>
              <w:szCs w:val="24"/>
            </w:rPr>
            <w:instrText xml:space="preserve"> TOC \o "1-2" \h \z \u </w:instrText>
          </w:r>
          <w:r w:rsidRPr="00C730B6">
            <w:rPr>
              <w:b w:val="0"/>
              <w:bCs/>
              <w:szCs w:val="24"/>
            </w:rPr>
            <w:fldChar w:fldCharType="separate"/>
          </w:r>
          <w:hyperlink w:anchor="_Toc225520639" w:history="1">
            <w:r w:rsidR="00784E68" w:rsidRPr="00C730B6">
              <w:rPr>
                <w:rStyle w:val="a3"/>
                <w:noProof/>
              </w:rPr>
              <w:t>Перечень сокращений и‍ обозначений</w:t>
            </w:r>
            <w:r w:rsidR="00784E68" w:rsidRPr="00C730B6">
              <w:rPr>
                <w:noProof/>
                <w:webHidden/>
              </w:rPr>
              <w:tab/>
            </w:r>
            <w:r w:rsidR="00784E68" w:rsidRPr="00C730B6">
              <w:rPr>
                <w:noProof/>
                <w:webHidden/>
              </w:rPr>
              <w:fldChar w:fldCharType="begin"/>
            </w:r>
            <w:r w:rsidR="00784E68" w:rsidRPr="00C730B6">
              <w:rPr>
                <w:noProof/>
                <w:webHidden/>
              </w:rPr>
              <w:instrText xml:space="preserve"> PAGEREF _Toc225520639 \h </w:instrText>
            </w:r>
            <w:r w:rsidR="00784E68" w:rsidRPr="00C730B6">
              <w:rPr>
                <w:noProof/>
                <w:webHidden/>
              </w:rPr>
            </w:r>
            <w:r w:rsidR="00784E68" w:rsidRPr="00C730B6">
              <w:rPr>
                <w:noProof/>
                <w:webHidden/>
              </w:rPr>
              <w:fldChar w:fldCharType="separate"/>
            </w:r>
            <w:r w:rsidR="00784E68" w:rsidRPr="00C730B6">
              <w:rPr>
                <w:noProof/>
                <w:webHidden/>
              </w:rPr>
              <w:t>3</w:t>
            </w:r>
            <w:r w:rsidR="00784E68" w:rsidRPr="00C730B6">
              <w:rPr>
                <w:noProof/>
                <w:webHidden/>
              </w:rPr>
              <w:fldChar w:fldCharType="end"/>
            </w:r>
          </w:hyperlink>
        </w:p>
        <w:p w14:paraId="6C202A4D" w14:textId="2A461A8B" w:rsidR="00784E68" w:rsidRPr="00C730B6" w:rsidRDefault="00CB3085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lang w:val="en-US" w:eastAsia="en-US"/>
            </w:rPr>
          </w:pPr>
          <w:hyperlink w:anchor="_Toc225520640" w:history="1">
            <w:r w:rsidR="00784E68" w:rsidRPr="00C730B6">
              <w:rPr>
                <w:rStyle w:val="a3"/>
                <w:noProof/>
              </w:rPr>
              <w:t>Термины и‍ определения</w:t>
            </w:r>
            <w:r w:rsidR="00784E68" w:rsidRPr="00C730B6">
              <w:rPr>
                <w:noProof/>
                <w:webHidden/>
              </w:rPr>
              <w:tab/>
            </w:r>
            <w:r w:rsidR="00784E68" w:rsidRPr="00C730B6">
              <w:rPr>
                <w:noProof/>
                <w:webHidden/>
              </w:rPr>
              <w:fldChar w:fldCharType="begin"/>
            </w:r>
            <w:r w:rsidR="00784E68" w:rsidRPr="00C730B6">
              <w:rPr>
                <w:noProof/>
                <w:webHidden/>
              </w:rPr>
              <w:instrText xml:space="preserve"> PAGEREF _Toc225520640 \h </w:instrText>
            </w:r>
            <w:r w:rsidR="00784E68" w:rsidRPr="00C730B6">
              <w:rPr>
                <w:noProof/>
                <w:webHidden/>
              </w:rPr>
            </w:r>
            <w:r w:rsidR="00784E68" w:rsidRPr="00C730B6">
              <w:rPr>
                <w:noProof/>
                <w:webHidden/>
              </w:rPr>
              <w:fldChar w:fldCharType="separate"/>
            </w:r>
            <w:r w:rsidR="00784E68" w:rsidRPr="00C730B6">
              <w:rPr>
                <w:noProof/>
                <w:webHidden/>
              </w:rPr>
              <w:t>4</w:t>
            </w:r>
            <w:r w:rsidR="00784E68" w:rsidRPr="00C730B6">
              <w:rPr>
                <w:noProof/>
                <w:webHidden/>
              </w:rPr>
              <w:fldChar w:fldCharType="end"/>
            </w:r>
          </w:hyperlink>
        </w:p>
        <w:p w14:paraId="2903BE17" w14:textId="60FD19D1" w:rsidR="00784E68" w:rsidRPr="00C730B6" w:rsidRDefault="00CB3085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lang w:val="en-US" w:eastAsia="en-US"/>
            </w:rPr>
          </w:pPr>
          <w:hyperlink w:anchor="_Toc225520641" w:history="1">
            <w:r w:rsidR="00784E68" w:rsidRPr="00C730B6">
              <w:rPr>
                <w:rStyle w:val="a3"/>
                <w:noProof/>
              </w:rPr>
              <w:t>1 Общие положения</w:t>
            </w:r>
            <w:r w:rsidR="00784E68" w:rsidRPr="00C730B6">
              <w:rPr>
                <w:noProof/>
                <w:webHidden/>
              </w:rPr>
              <w:tab/>
            </w:r>
            <w:r w:rsidR="00784E68" w:rsidRPr="00C730B6">
              <w:rPr>
                <w:noProof/>
                <w:webHidden/>
              </w:rPr>
              <w:fldChar w:fldCharType="begin"/>
            </w:r>
            <w:r w:rsidR="00784E68" w:rsidRPr="00C730B6">
              <w:rPr>
                <w:noProof/>
                <w:webHidden/>
              </w:rPr>
              <w:instrText xml:space="preserve"> PAGEREF _Toc225520641 \h </w:instrText>
            </w:r>
            <w:r w:rsidR="00784E68" w:rsidRPr="00C730B6">
              <w:rPr>
                <w:noProof/>
                <w:webHidden/>
              </w:rPr>
            </w:r>
            <w:r w:rsidR="00784E68" w:rsidRPr="00C730B6">
              <w:rPr>
                <w:noProof/>
                <w:webHidden/>
              </w:rPr>
              <w:fldChar w:fldCharType="separate"/>
            </w:r>
            <w:r w:rsidR="00784E68" w:rsidRPr="00C730B6">
              <w:rPr>
                <w:noProof/>
                <w:webHidden/>
              </w:rPr>
              <w:t>6</w:t>
            </w:r>
            <w:r w:rsidR="00784E68" w:rsidRPr="00C730B6">
              <w:rPr>
                <w:noProof/>
                <w:webHidden/>
              </w:rPr>
              <w:fldChar w:fldCharType="end"/>
            </w:r>
          </w:hyperlink>
        </w:p>
        <w:p w14:paraId="0FA04469" w14:textId="22F2B5B6" w:rsidR="00784E68" w:rsidRPr="00C730B6" w:rsidRDefault="00CB3085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lang w:val="en-US" w:eastAsia="en-US"/>
            </w:rPr>
          </w:pPr>
          <w:hyperlink w:anchor="_Toc225520642" w:history="1">
            <w:r w:rsidR="00784E68" w:rsidRPr="00C730B6">
              <w:rPr>
                <w:rStyle w:val="a3"/>
                <w:noProof/>
              </w:rPr>
              <w:t>2 Планирование мероприятий по‍ защите информации</w:t>
            </w:r>
            <w:r w:rsidR="00784E68" w:rsidRPr="00C730B6">
              <w:rPr>
                <w:noProof/>
                <w:webHidden/>
              </w:rPr>
              <w:tab/>
            </w:r>
            <w:r w:rsidR="00784E68" w:rsidRPr="00C730B6">
              <w:rPr>
                <w:noProof/>
                <w:webHidden/>
              </w:rPr>
              <w:fldChar w:fldCharType="begin"/>
            </w:r>
            <w:r w:rsidR="00784E68" w:rsidRPr="00C730B6">
              <w:rPr>
                <w:noProof/>
                <w:webHidden/>
              </w:rPr>
              <w:instrText xml:space="preserve"> PAGEREF _Toc225520642 \h </w:instrText>
            </w:r>
            <w:r w:rsidR="00784E68" w:rsidRPr="00C730B6">
              <w:rPr>
                <w:noProof/>
                <w:webHidden/>
              </w:rPr>
            </w:r>
            <w:r w:rsidR="00784E68" w:rsidRPr="00C730B6">
              <w:rPr>
                <w:noProof/>
                <w:webHidden/>
              </w:rPr>
              <w:fldChar w:fldCharType="separate"/>
            </w:r>
            <w:r w:rsidR="00784E68" w:rsidRPr="00C730B6">
              <w:rPr>
                <w:noProof/>
                <w:webHidden/>
              </w:rPr>
              <w:t>7</w:t>
            </w:r>
            <w:r w:rsidR="00784E68" w:rsidRPr="00C730B6">
              <w:rPr>
                <w:noProof/>
                <w:webHidden/>
              </w:rPr>
              <w:fldChar w:fldCharType="end"/>
            </w:r>
          </w:hyperlink>
        </w:p>
        <w:p w14:paraId="126D31A3" w14:textId="27C16C51" w:rsidR="00784E68" w:rsidRPr="00C730B6" w:rsidRDefault="00CB3085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lang w:val="en-US" w:eastAsia="en-US"/>
            </w:rPr>
          </w:pPr>
          <w:hyperlink w:anchor="_Toc225520643" w:history="1">
            <w:r w:rsidR="00784E68" w:rsidRPr="00C730B6">
              <w:rPr>
                <w:rStyle w:val="a3"/>
                <w:noProof/>
              </w:rPr>
              <w:t>3 План внесения изменений</w:t>
            </w:r>
            <w:r w:rsidR="00784E68" w:rsidRPr="00C730B6">
              <w:rPr>
                <w:noProof/>
                <w:webHidden/>
              </w:rPr>
              <w:tab/>
            </w:r>
            <w:r w:rsidR="00784E68" w:rsidRPr="00C730B6">
              <w:rPr>
                <w:noProof/>
                <w:webHidden/>
              </w:rPr>
              <w:fldChar w:fldCharType="begin"/>
            </w:r>
            <w:r w:rsidR="00784E68" w:rsidRPr="00C730B6">
              <w:rPr>
                <w:noProof/>
                <w:webHidden/>
              </w:rPr>
              <w:instrText xml:space="preserve"> PAGEREF _Toc225520643 \h </w:instrText>
            </w:r>
            <w:r w:rsidR="00784E68" w:rsidRPr="00C730B6">
              <w:rPr>
                <w:noProof/>
                <w:webHidden/>
              </w:rPr>
            </w:r>
            <w:r w:rsidR="00784E68" w:rsidRPr="00C730B6">
              <w:rPr>
                <w:noProof/>
                <w:webHidden/>
              </w:rPr>
              <w:fldChar w:fldCharType="separate"/>
            </w:r>
            <w:r w:rsidR="00784E68" w:rsidRPr="00C730B6">
              <w:rPr>
                <w:noProof/>
                <w:webHidden/>
              </w:rPr>
              <w:t>8</w:t>
            </w:r>
            <w:r w:rsidR="00784E68" w:rsidRPr="00C730B6">
              <w:rPr>
                <w:noProof/>
                <w:webHidden/>
              </w:rPr>
              <w:fldChar w:fldCharType="end"/>
            </w:r>
          </w:hyperlink>
        </w:p>
        <w:p w14:paraId="0215E441" w14:textId="05F6F3D5" w:rsidR="00784E68" w:rsidRPr="00C730B6" w:rsidRDefault="00CB3085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lang w:val="en-US" w:eastAsia="en-US"/>
            </w:rPr>
          </w:pPr>
          <w:hyperlink w:anchor="_Toc225520644" w:history="1">
            <w:r w:rsidR="00784E68" w:rsidRPr="00C730B6">
              <w:rPr>
                <w:rStyle w:val="a3"/>
                <w:noProof/>
              </w:rPr>
              <w:t>4 Контроль выполнения плана мероприятий</w:t>
            </w:r>
            <w:r w:rsidR="00784E68" w:rsidRPr="00C730B6">
              <w:rPr>
                <w:noProof/>
                <w:webHidden/>
              </w:rPr>
              <w:tab/>
            </w:r>
            <w:r w:rsidR="00784E68" w:rsidRPr="00C730B6">
              <w:rPr>
                <w:noProof/>
                <w:webHidden/>
              </w:rPr>
              <w:fldChar w:fldCharType="begin"/>
            </w:r>
            <w:r w:rsidR="00784E68" w:rsidRPr="00C730B6">
              <w:rPr>
                <w:noProof/>
                <w:webHidden/>
              </w:rPr>
              <w:instrText xml:space="preserve"> PAGEREF _Toc225520644 \h </w:instrText>
            </w:r>
            <w:r w:rsidR="00784E68" w:rsidRPr="00C730B6">
              <w:rPr>
                <w:noProof/>
                <w:webHidden/>
              </w:rPr>
            </w:r>
            <w:r w:rsidR="00784E68" w:rsidRPr="00C730B6">
              <w:rPr>
                <w:noProof/>
                <w:webHidden/>
              </w:rPr>
              <w:fldChar w:fldCharType="separate"/>
            </w:r>
            <w:r w:rsidR="00784E68" w:rsidRPr="00C730B6">
              <w:rPr>
                <w:noProof/>
                <w:webHidden/>
              </w:rPr>
              <w:t>8</w:t>
            </w:r>
            <w:r w:rsidR="00784E68" w:rsidRPr="00C730B6">
              <w:rPr>
                <w:noProof/>
                <w:webHidden/>
              </w:rPr>
              <w:fldChar w:fldCharType="end"/>
            </w:r>
          </w:hyperlink>
        </w:p>
        <w:p w14:paraId="1CE24145" w14:textId="7E756174" w:rsidR="00784E68" w:rsidRPr="00C730B6" w:rsidRDefault="00CB3085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lang w:val="en-US" w:eastAsia="en-US"/>
            </w:rPr>
          </w:pPr>
          <w:hyperlink w:anchor="_Toc225520645" w:history="1">
            <w:r w:rsidR="00784E68" w:rsidRPr="00C730B6">
              <w:rPr>
                <w:rStyle w:val="a3"/>
                <w:noProof/>
              </w:rPr>
              <w:t>5 Ответственность</w:t>
            </w:r>
            <w:r w:rsidR="00784E68" w:rsidRPr="00C730B6">
              <w:rPr>
                <w:noProof/>
                <w:webHidden/>
              </w:rPr>
              <w:tab/>
            </w:r>
            <w:r w:rsidR="00784E68" w:rsidRPr="00C730B6">
              <w:rPr>
                <w:noProof/>
                <w:webHidden/>
              </w:rPr>
              <w:fldChar w:fldCharType="begin"/>
            </w:r>
            <w:r w:rsidR="00784E68" w:rsidRPr="00C730B6">
              <w:rPr>
                <w:noProof/>
                <w:webHidden/>
              </w:rPr>
              <w:instrText xml:space="preserve"> PAGEREF _Toc225520645 \h </w:instrText>
            </w:r>
            <w:r w:rsidR="00784E68" w:rsidRPr="00C730B6">
              <w:rPr>
                <w:noProof/>
                <w:webHidden/>
              </w:rPr>
            </w:r>
            <w:r w:rsidR="00784E68" w:rsidRPr="00C730B6">
              <w:rPr>
                <w:noProof/>
                <w:webHidden/>
              </w:rPr>
              <w:fldChar w:fldCharType="separate"/>
            </w:r>
            <w:r w:rsidR="00784E68" w:rsidRPr="00C730B6">
              <w:rPr>
                <w:noProof/>
                <w:webHidden/>
              </w:rPr>
              <w:t>9</w:t>
            </w:r>
            <w:r w:rsidR="00784E68" w:rsidRPr="00C730B6">
              <w:rPr>
                <w:noProof/>
                <w:webHidden/>
              </w:rPr>
              <w:fldChar w:fldCharType="end"/>
            </w:r>
          </w:hyperlink>
        </w:p>
        <w:p w14:paraId="2EEEBBA0" w14:textId="295CEAA8" w:rsidR="00784E68" w:rsidRPr="00C730B6" w:rsidRDefault="00CB3085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lang w:val="en-US" w:eastAsia="en-US"/>
            </w:rPr>
          </w:pPr>
          <w:hyperlink w:anchor="_Toc225520646" w:history="1">
            <w:r w:rsidR="00784E68" w:rsidRPr="00C730B6">
              <w:rPr>
                <w:rStyle w:val="a3"/>
                <w:noProof/>
              </w:rPr>
              <w:t>6 Разовые мероприятия</w:t>
            </w:r>
            <w:r w:rsidR="00784E68" w:rsidRPr="00C730B6">
              <w:rPr>
                <w:noProof/>
                <w:webHidden/>
              </w:rPr>
              <w:tab/>
            </w:r>
            <w:r w:rsidR="00784E68" w:rsidRPr="00C730B6">
              <w:rPr>
                <w:noProof/>
                <w:webHidden/>
              </w:rPr>
              <w:fldChar w:fldCharType="begin"/>
            </w:r>
            <w:r w:rsidR="00784E68" w:rsidRPr="00C730B6">
              <w:rPr>
                <w:noProof/>
                <w:webHidden/>
              </w:rPr>
              <w:instrText xml:space="preserve"> PAGEREF _Toc225520646 \h </w:instrText>
            </w:r>
            <w:r w:rsidR="00784E68" w:rsidRPr="00C730B6">
              <w:rPr>
                <w:noProof/>
                <w:webHidden/>
              </w:rPr>
            </w:r>
            <w:r w:rsidR="00784E68" w:rsidRPr="00C730B6">
              <w:rPr>
                <w:noProof/>
                <w:webHidden/>
              </w:rPr>
              <w:fldChar w:fldCharType="separate"/>
            </w:r>
            <w:r w:rsidR="00784E68" w:rsidRPr="00C730B6">
              <w:rPr>
                <w:noProof/>
                <w:webHidden/>
              </w:rPr>
              <w:t>10</w:t>
            </w:r>
            <w:r w:rsidR="00784E68" w:rsidRPr="00C730B6">
              <w:rPr>
                <w:noProof/>
                <w:webHidden/>
              </w:rPr>
              <w:fldChar w:fldCharType="end"/>
            </w:r>
          </w:hyperlink>
        </w:p>
        <w:p w14:paraId="17A0C584" w14:textId="69448947" w:rsidR="00784E68" w:rsidRPr="00C730B6" w:rsidRDefault="00CB3085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lang w:val="en-US" w:eastAsia="en-US"/>
            </w:rPr>
          </w:pPr>
          <w:hyperlink w:anchor="_Toc225520647" w:history="1">
            <w:r w:rsidR="00784E68" w:rsidRPr="00C730B6">
              <w:rPr>
                <w:rStyle w:val="a3"/>
                <w:noProof/>
              </w:rPr>
              <w:t>7 Контролирующие и‍ периодические мероприятия</w:t>
            </w:r>
            <w:r w:rsidR="00784E68" w:rsidRPr="00C730B6">
              <w:rPr>
                <w:noProof/>
                <w:webHidden/>
              </w:rPr>
              <w:tab/>
            </w:r>
            <w:r w:rsidR="00784E68" w:rsidRPr="00C730B6">
              <w:rPr>
                <w:noProof/>
                <w:webHidden/>
              </w:rPr>
              <w:fldChar w:fldCharType="begin"/>
            </w:r>
            <w:r w:rsidR="00784E68" w:rsidRPr="00C730B6">
              <w:rPr>
                <w:noProof/>
                <w:webHidden/>
              </w:rPr>
              <w:instrText xml:space="preserve"> PAGEREF _Toc225520647 \h </w:instrText>
            </w:r>
            <w:r w:rsidR="00784E68" w:rsidRPr="00C730B6">
              <w:rPr>
                <w:noProof/>
                <w:webHidden/>
              </w:rPr>
            </w:r>
            <w:r w:rsidR="00784E68" w:rsidRPr="00C730B6">
              <w:rPr>
                <w:noProof/>
                <w:webHidden/>
              </w:rPr>
              <w:fldChar w:fldCharType="separate"/>
            </w:r>
            <w:r w:rsidR="00784E68" w:rsidRPr="00C730B6">
              <w:rPr>
                <w:noProof/>
                <w:webHidden/>
              </w:rPr>
              <w:t>17</w:t>
            </w:r>
            <w:r w:rsidR="00784E68" w:rsidRPr="00C730B6">
              <w:rPr>
                <w:noProof/>
                <w:webHidden/>
              </w:rPr>
              <w:fldChar w:fldCharType="end"/>
            </w:r>
          </w:hyperlink>
        </w:p>
        <w:p w14:paraId="57184339" w14:textId="686E79D3" w:rsidR="006C760E" w:rsidRPr="00C730B6" w:rsidRDefault="006C760E" w:rsidP="006C760E">
          <w:pPr>
            <w:rPr>
              <w:szCs w:val="24"/>
            </w:rPr>
          </w:pPr>
          <w:r w:rsidRPr="00C730B6">
            <w:rPr>
              <w:b/>
              <w:bCs/>
              <w:szCs w:val="24"/>
            </w:rPr>
            <w:fldChar w:fldCharType="end"/>
          </w:r>
        </w:p>
      </w:sdtContent>
    </w:sdt>
    <w:p w14:paraId="58D7D685" w14:textId="77777777" w:rsidR="006C760E" w:rsidRPr="00C730B6" w:rsidRDefault="006C760E">
      <w:pPr>
        <w:spacing w:after="160" w:line="259" w:lineRule="auto"/>
        <w:ind w:firstLine="0"/>
        <w:jc w:val="left"/>
        <w:rPr>
          <w:rFonts w:eastAsia="Calibri"/>
          <w:szCs w:val="24"/>
        </w:rPr>
      </w:pPr>
    </w:p>
    <w:p w14:paraId="6B4D8CF9" w14:textId="54903200" w:rsidR="006C760E" w:rsidRPr="00C730B6" w:rsidRDefault="006C760E">
      <w:pPr>
        <w:spacing w:after="160" w:line="259" w:lineRule="auto"/>
        <w:ind w:firstLine="0"/>
        <w:jc w:val="left"/>
        <w:rPr>
          <w:rFonts w:eastAsia="Calibri"/>
          <w:szCs w:val="24"/>
        </w:rPr>
      </w:pPr>
    </w:p>
    <w:p w14:paraId="19261270" w14:textId="4DAB43DF" w:rsidR="006C760E" w:rsidRPr="00C730B6" w:rsidRDefault="006C760E" w:rsidP="00835B9A">
      <w:pPr>
        <w:pStyle w:val="13"/>
        <w:pageBreakBefore/>
        <w:numPr>
          <w:ilvl w:val="0"/>
          <w:numId w:val="1"/>
        </w:numPr>
        <w:spacing w:before="240" w:after="240" w:line="300" w:lineRule="auto"/>
        <w:jc w:val="both"/>
        <w:outlineLvl w:val="0"/>
        <w:rPr>
          <w:sz w:val="28"/>
          <w:szCs w:val="24"/>
        </w:rPr>
      </w:pPr>
      <w:bookmarkStart w:id="0" w:name="_Toc225520641"/>
      <w:r w:rsidRPr="00C730B6">
        <w:rPr>
          <w:sz w:val="28"/>
          <w:szCs w:val="24"/>
        </w:rPr>
        <w:lastRenderedPageBreak/>
        <w:t>О</w:t>
      </w:r>
      <w:r w:rsidRPr="00C730B6">
        <w:rPr>
          <w:caps w:val="0"/>
          <w:sz w:val="28"/>
          <w:szCs w:val="24"/>
        </w:rPr>
        <w:t>бщие положения</w:t>
      </w:r>
      <w:bookmarkEnd w:id="0"/>
    </w:p>
    <w:p w14:paraId="649E0E67" w14:textId="55C63E47" w:rsidR="006C760E" w:rsidRPr="00C730B6" w:rsidRDefault="006C760E" w:rsidP="00835B9A">
      <w:pPr>
        <w:pStyle w:val="2"/>
        <w:spacing w:line="300" w:lineRule="auto"/>
        <w:rPr>
          <w:rFonts w:ascii="Times New Roman" w:hAnsi="Times New Roman" w:cs="Times New Roman"/>
          <w:b/>
          <w:sz w:val="24"/>
        </w:rPr>
      </w:pPr>
      <w:r w:rsidRPr="00C730B6">
        <w:rPr>
          <w:rFonts w:ascii="Times New Roman" w:hAnsi="Times New Roman" w:cs="Times New Roman"/>
          <w:sz w:val="24"/>
        </w:rPr>
        <w:t xml:space="preserve">Настоящий </w:t>
      </w:r>
      <w:r w:rsidR="00830A8F" w:rsidRPr="00C730B6">
        <w:rPr>
          <w:rFonts w:ascii="Times New Roman" w:hAnsi="Times New Roman" w:cs="Times New Roman"/>
          <w:sz w:val="24"/>
        </w:rPr>
        <w:t>План мероприятий</w:t>
      </w:r>
      <w:r w:rsidR="00835B9A" w:rsidRPr="00C730B6">
        <w:rPr>
          <w:rFonts w:ascii="Times New Roman" w:hAnsi="Times New Roman" w:cs="Times New Roman"/>
          <w:sz w:val="24"/>
        </w:rPr>
        <w:t xml:space="preserve"> по‍ з</w:t>
      </w:r>
      <w:r w:rsidR="00223C4C" w:rsidRPr="00C730B6">
        <w:rPr>
          <w:rFonts w:ascii="Times New Roman" w:hAnsi="Times New Roman" w:cs="Times New Roman"/>
          <w:sz w:val="24"/>
        </w:rPr>
        <w:t>ащите информации, обрабатываемой</w:t>
      </w:r>
      <w:r w:rsidR="00835B9A" w:rsidRPr="00C730B6">
        <w:rPr>
          <w:rFonts w:ascii="Times New Roman" w:hAnsi="Times New Roman" w:cs="Times New Roman"/>
          <w:sz w:val="24"/>
        </w:rPr>
        <w:t xml:space="preserve"> в‍</w:t>
      </w:r>
      <w:r w:rsidR="00EA3A85" w:rsidRPr="00C730B6">
        <w:rPr>
          <w:rFonts w:ascii="Times New Roman" w:hAnsi="Times New Roman" w:cs="Times New Roman"/>
          <w:sz w:val="24"/>
        </w:rPr>
        <w:t> информационной системе «</w:t>
      </w:r>
      <w:r w:rsidR="00DC6005" w:rsidRPr="00C730B6">
        <w:rPr>
          <w:rFonts w:ascii="Times New Roman" w:hAnsi="Times New Roman" w:cs="Times New Roman"/>
          <w:sz w:val="24"/>
        </w:rPr>
        <w:t>Негосударственный пенсионный фонд Альфа</w:t>
      </w:r>
      <w:r w:rsidR="00EA3A85" w:rsidRPr="00C730B6">
        <w:rPr>
          <w:rFonts w:ascii="Times New Roman" w:hAnsi="Times New Roman" w:cs="Times New Roman"/>
          <w:sz w:val="24"/>
        </w:rPr>
        <w:t xml:space="preserve">» </w:t>
      </w:r>
      <w:r w:rsidR="00575FE3" w:rsidRPr="00C730B6">
        <w:rPr>
          <w:rFonts w:ascii="Times New Roman" w:hAnsi="Times New Roman" w:cs="Times New Roman"/>
          <w:sz w:val="24"/>
        </w:rPr>
        <w:t>АО «НПФ Альфа»</w:t>
      </w:r>
      <w:r w:rsidR="00830A8F" w:rsidRPr="00C730B6">
        <w:rPr>
          <w:rFonts w:ascii="Times New Roman" w:hAnsi="Times New Roman" w:cs="Times New Roman"/>
          <w:sz w:val="24"/>
        </w:rPr>
        <w:t xml:space="preserve"> (далее – План мероприятий</w:t>
      </w:r>
      <w:r w:rsidRPr="00C730B6">
        <w:rPr>
          <w:rFonts w:ascii="Times New Roman" w:hAnsi="Times New Roman" w:cs="Times New Roman"/>
          <w:sz w:val="24"/>
        </w:rPr>
        <w:t>) разработан</w:t>
      </w:r>
      <w:r w:rsidR="00835B9A" w:rsidRPr="00C730B6">
        <w:rPr>
          <w:rFonts w:ascii="Times New Roman" w:hAnsi="Times New Roman" w:cs="Times New Roman"/>
          <w:sz w:val="24"/>
        </w:rPr>
        <w:t xml:space="preserve"> с‍ у</w:t>
      </w:r>
      <w:r w:rsidRPr="00C730B6">
        <w:rPr>
          <w:rFonts w:ascii="Times New Roman" w:hAnsi="Times New Roman" w:cs="Times New Roman"/>
          <w:sz w:val="24"/>
        </w:rPr>
        <w:t>чётом:</w:t>
      </w:r>
    </w:p>
    <w:p w14:paraId="397CA0BA" w14:textId="0EC32656" w:rsidR="00830A8F" w:rsidRPr="00C730B6" w:rsidRDefault="00830A8F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«Требований</w:t>
      </w:r>
      <w:r w:rsidR="00835B9A" w:rsidRPr="00C730B6">
        <w:rPr>
          <w:szCs w:val="24"/>
          <w:lang w:eastAsia="en-US"/>
        </w:rPr>
        <w:t xml:space="preserve"> к‍ з</w:t>
      </w:r>
      <w:r w:rsidRPr="00C730B6">
        <w:rPr>
          <w:szCs w:val="24"/>
          <w:lang w:eastAsia="en-US"/>
        </w:rPr>
        <w:t>ащите персональных данных</w:t>
      </w:r>
      <w:r w:rsidR="00835B9A" w:rsidRPr="00C730B6">
        <w:rPr>
          <w:szCs w:val="24"/>
          <w:lang w:eastAsia="en-US"/>
        </w:rPr>
        <w:t xml:space="preserve"> при‍ и</w:t>
      </w:r>
      <w:r w:rsidRPr="00C730B6">
        <w:rPr>
          <w:szCs w:val="24"/>
          <w:lang w:eastAsia="en-US"/>
        </w:rPr>
        <w:t>х обработке</w:t>
      </w:r>
      <w:r w:rsidR="00835B9A" w:rsidRPr="00C730B6">
        <w:rPr>
          <w:szCs w:val="24"/>
          <w:lang w:eastAsia="en-US"/>
        </w:rPr>
        <w:t xml:space="preserve"> в‍ и</w:t>
      </w:r>
      <w:r w:rsidRPr="00C730B6">
        <w:rPr>
          <w:szCs w:val="24"/>
          <w:lang w:eastAsia="en-US"/>
        </w:rPr>
        <w:t>нформационных системах персональных данных», утверждённых постановлением Правительства</w:t>
      </w:r>
      <w:r w:rsidR="00835B9A" w:rsidRPr="00C730B6">
        <w:rPr>
          <w:szCs w:val="24"/>
          <w:lang w:eastAsia="en-US"/>
        </w:rPr>
        <w:t xml:space="preserve"> от‍ 1</w:t>
      </w:r>
      <w:r w:rsidRPr="00C730B6">
        <w:rPr>
          <w:szCs w:val="24"/>
          <w:lang w:eastAsia="en-US"/>
        </w:rPr>
        <w:t> ноября 2012 г. №1119;</w:t>
      </w:r>
    </w:p>
    <w:p w14:paraId="7D2EC793" w14:textId="6919227B" w:rsidR="00830A8F" w:rsidRPr="00C730B6" w:rsidRDefault="00830A8F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«Состава</w:t>
      </w:r>
      <w:r w:rsidR="00835B9A" w:rsidRPr="00C730B6">
        <w:rPr>
          <w:szCs w:val="24"/>
          <w:lang w:eastAsia="en-US"/>
        </w:rPr>
        <w:t xml:space="preserve"> и‍ с</w:t>
      </w:r>
      <w:r w:rsidRPr="00C730B6">
        <w:rPr>
          <w:szCs w:val="24"/>
          <w:lang w:eastAsia="en-US"/>
        </w:rPr>
        <w:t>одержания организационных</w:t>
      </w:r>
      <w:r w:rsidR="00835B9A" w:rsidRPr="00C730B6">
        <w:rPr>
          <w:szCs w:val="24"/>
          <w:lang w:eastAsia="en-US"/>
        </w:rPr>
        <w:t xml:space="preserve"> и‍ т</w:t>
      </w:r>
      <w:r w:rsidRPr="00C730B6">
        <w:rPr>
          <w:szCs w:val="24"/>
          <w:lang w:eastAsia="en-US"/>
        </w:rPr>
        <w:t>ехнических</w:t>
      </w:r>
      <w:r w:rsidR="00835B9A" w:rsidRPr="00C730B6">
        <w:rPr>
          <w:szCs w:val="24"/>
          <w:lang w:eastAsia="en-US"/>
        </w:rPr>
        <w:t xml:space="preserve"> мер‍ п</w:t>
      </w:r>
      <w:r w:rsidRPr="00C730B6">
        <w:rPr>
          <w:szCs w:val="24"/>
          <w:lang w:eastAsia="en-US"/>
        </w:rPr>
        <w:t>о обеспечению безопасности персональных данных</w:t>
      </w:r>
      <w:r w:rsidR="00835B9A" w:rsidRPr="00C730B6">
        <w:rPr>
          <w:szCs w:val="24"/>
          <w:lang w:eastAsia="en-US"/>
        </w:rPr>
        <w:t xml:space="preserve"> при‍ и</w:t>
      </w:r>
      <w:r w:rsidRPr="00C730B6">
        <w:rPr>
          <w:szCs w:val="24"/>
          <w:lang w:eastAsia="en-US"/>
        </w:rPr>
        <w:t>х обработке</w:t>
      </w:r>
      <w:r w:rsidR="00835B9A" w:rsidRPr="00C730B6">
        <w:rPr>
          <w:szCs w:val="24"/>
          <w:lang w:eastAsia="en-US"/>
        </w:rPr>
        <w:t xml:space="preserve"> в‍ и</w:t>
      </w:r>
      <w:r w:rsidRPr="00C730B6">
        <w:rPr>
          <w:szCs w:val="24"/>
          <w:lang w:eastAsia="en-US"/>
        </w:rPr>
        <w:t>нформационных системах персональных данных», утверждённых приказом ФСТЭК России</w:t>
      </w:r>
      <w:r w:rsidR="00835B9A" w:rsidRPr="00C730B6">
        <w:rPr>
          <w:szCs w:val="24"/>
          <w:lang w:eastAsia="en-US"/>
        </w:rPr>
        <w:t xml:space="preserve"> от‍ 1</w:t>
      </w:r>
      <w:r w:rsidRPr="00C730B6">
        <w:rPr>
          <w:szCs w:val="24"/>
          <w:lang w:eastAsia="en-US"/>
        </w:rPr>
        <w:t>8 февраля 2013 г. № 21;</w:t>
      </w:r>
    </w:p>
    <w:p w14:paraId="06AB419A" w14:textId="080E7F3A" w:rsidR="00830A8F" w:rsidRPr="00C730B6" w:rsidRDefault="00830A8F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bookmarkStart w:id="1" w:name="_Ref207702732"/>
      <w:r w:rsidRPr="00C730B6">
        <w:rPr>
          <w:szCs w:val="24"/>
          <w:lang w:eastAsia="en-US"/>
        </w:rPr>
        <w:t>«Требований</w:t>
      </w:r>
      <w:r w:rsidR="00835B9A" w:rsidRPr="00C730B6">
        <w:rPr>
          <w:szCs w:val="24"/>
          <w:lang w:eastAsia="en-US"/>
        </w:rPr>
        <w:t xml:space="preserve"> о‍ з</w:t>
      </w:r>
      <w:r w:rsidRPr="00C730B6">
        <w:rPr>
          <w:szCs w:val="24"/>
          <w:lang w:eastAsia="en-US"/>
        </w:rPr>
        <w:t>ащите информации, содержащейся</w:t>
      </w:r>
      <w:r w:rsidR="00835B9A" w:rsidRPr="00C730B6">
        <w:rPr>
          <w:szCs w:val="24"/>
          <w:lang w:eastAsia="en-US"/>
        </w:rPr>
        <w:t xml:space="preserve"> в‍ г</w:t>
      </w:r>
      <w:r w:rsidRPr="00C730B6">
        <w:rPr>
          <w:szCs w:val="24"/>
          <w:lang w:eastAsia="en-US"/>
        </w:rPr>
        <w:t>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</w:t>
      </w:r>
      <w:bookmarkEnd w:id="1"/>
      <w:r w:rsidRPr="00C730B6">
        <w:rPr>
          <w:szCs w:val="24"/>
          <w:lang w:eastAsia="en-US"/>
        </w:rPr>
        <w:t>, утверждённых приказом ФСТЭК России</w:t>
      </w:r>
      <w:r w:rsidR="00835B9A" w:rsidRPr="00C730B6">
        <w:rPr>
          <w:szCs w:val="24"/>
          <w:lang w:eastAsia="en-US"/>
        </w:rPr>
        <w:t xml:space="preserve"> от‍ 1</w:t>
      </w:r>
      <w:r w:rsidRPr="00C730B6">
        <w:rPr>
          <w:szCs w:val="24"/>
          <w:lang w:eastAsia="en-US"/>
        </w:rPr>
        <w:t>1 апреля 2025 г.</w:t>
      </w:r>
      <w:r w:rsidR="00835B9A" w:rsidRPr="00C730B6">
        <w:rPr>
          <w:szCs w:val="24"/>
          <w:lang w:eastAsia="en-US"/>
        </w:rPr>
        <w:t xml:space="preserve"> №‍ 1</w:t>
      </w:r>
      <w:r w:rsidRPr="00C730B6">
        <w:rPr>
          <w:szCs w:val="24"/>
          <w:lang w:eastAsia="en-US"/>
        </w:rPr>
        <w:t>17;</w:t>
      </w:r>
    </w:p>
    <w:p w14:paraId="73005356" w14:textId="25FF2CAB" w:rsidR="00830A8F" w:rsidRPr="00C730B6" w:rsidRDefault="00830A8F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«Требований</w:t>
      </w:r>
      <w:r w:rsidR="00835B9A" w:rsidRPr="00C730B6">
        <w:rPr>
          <w:szCs w:val="24"/>
          <w:lang w:eastAsia="en-US"/>
        </w:rPr>
        <w:t xml:space="preserve"> о‍ з</w:t>
      </w:r>
      <w:r w:rsidRPr="00C730B6">
        <w:rPr>
          <w:szCs w:val="24"/>
          <w:lang w:eastAsia="en-US"/>
        </w:rPr>
        <w:t>ащите информации, содержащейся</w:t>
      </w:r>
      <w:r w:rsidR="00835B9A" w:rsidRPr="00C730B6">
        <w:rPr>
          <w:szCs w:val="24"/>
          <w:lang w:eastAsia="en-US"/>
        </w:rPr>
        <w:t xml:space="preserve"> в‍ г</w:t>
      </w:r>
      <w:r w:rsidRPr="00C730B6">
        <w:rPr>
          <w:szCs w:val="24"/>
          <w:lang w:eastAsia="en-US"/>
        </w:rPr>
        <w:t>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учреждений,</w:t>
      </w:r>
      <w:r w:rsidR="00835B9A" w:rsidRPr="00C730B6">
        <w:rPr>
          <w:szCs w:val="24"/>
          <w:lang w:eastAsia="en-US"/>
        </w:rPr>
        <w:t xml:space="preserve"> с‍ и</w:t>
      </w:r>
      <w:r w:rsidRPr="00C730B6">
        <w:rPr>
          <w:szCs w:val="24"/>
          <w:lang w:eastAsia="en-US"/>
        </w:rPr>
        <w:t>спользованием шифровальных (криптографических) средств», утверждённых приказом</w:t>
      </w:r>
      <w:r w:rsidR="00835B9A" w:rsidRPr="00C730B6">
        <w:rPr>
          <w:szCs w:val="24"/>
          <w:lang w:eastAsia="en-US"/>
        </w:rPr>
        <w:t xml:space="preserve"> ФСБ‍ Р</w:t>
      </w:r>
      <w:r w:rsidRPr="00C730B6">
        <w:rPr>
          <w:szCs w:val="24"/>
          <w:lang w:eastAsia="en-US"/>
        </w:rPr>
        <w:t>оссии</w:t>
      </w:r>
      <w:r w:rsidR="00835B9A" w:rsidRPr="00C730B6">
        <w:rPr>
          <w:szCs w:val="24"/>
          <w:lang w:eastAsia="en-US"/>
        </w:rPr>
        <w:t xml:space="preserve"> от‍ 1</w:t>
      </w:r>
      <w:r w:rsidRPr="00C730B6">
        <w:rPr>
          <w:szCs w:val="24"/>
          <w:lang w:eastAsia="en-US"/>
        </w:rPr>
        <w:t>8 марта 2025 г.</w:t>
      </w:r>
      <w:r w:rsidR="00835B9A" w:rsidRPr="00C730B6">
        <w:rPr>
          <w:szCs w:val="24"/>
          <w:lang w:eastAsia="en-US"/>
        </w:rPr>
        <w:t xml:space="preserve"> №‍ 1</w:t>
      </w:r>
      <w:r w:rsidRPr="00C730B6">
        <w:rPr>
          <w:szCs w:val="24"/>
          <w:lang w:eastAsia="en-US"/>
        </w:rPr>
        <w:t xml:space="preserve">17; </w:t>
      </w:r>
    </w:p>
    <w:p w14:paraId="6E89F264" w14:textId="1BBF673E" w:rsidR="006C760E" w:rsidRPr="00C730B6" w:rsidRDefault="00830A8F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«Состава</w:t>
      </w:r>
      <w:r w:rsidR="00835B9A" w:rsidRPr="00C730B6">
        <w:rPr>
          <w:szCs w:val="24"/>
          <w:lang w:eastAsia="en-US"/>
        </w:rPr>
        <w:t xml:space="preserve"> и‍ с</w:t>
      </w:r>
      <w:r w:rsidRPr="00C730B6">
        <w:rPr>
          <w:szCs w:val="24"/>
          <w:lang w:eastAsia="en-US"/>
        </w:rPr>
        <w:t>одержания организационных</w:t>
      </w:r>
      <w:r w:rsidR="00835B9A" w:rsidRPr="00C730B6">
        <w:rPr>
          <w:szCs w:val="24"/>
          <w:lang w:eastAsia="en-US"/>
        </w:rPr>
        <w:t xml:space="preserve"> и‍ т</w:t>
      </w:r>
      <w:r w:rsidRPr="00C730B6">
        <w:rPr>
          <w:szCs w:val="24"/>
          <w:lang w:eastAsia="en-US"/>
        </w:rPr>
        <w:t>ехнических</w:t>
      </w:r>
      <w:r w:rsidR="00835B9A" w:rsidRPr="00C730B6">
        <w:rPr>
          <w:szCs w:val="24"/>
          <w:lang w:eastAsia="en-US"/>
        </w:rPr>
        <w:t xml:space="preserve"> мер‍ п</w:t>
      </w:r>
      <w:r w:rsidRPr="00C730B6">
        <w:rPr>
          <w:szCs w:val="24"/>
          <w:lang w:eastAsia="en-US"/>
        </w:rPr>
        <w:t>о обеспечению безопасности персональных данных</w:t>
      </w:r>
      <w:r w:rsidR="00835B9A" w:rsidRPr="00C730B6">
        <w:rPr>
          <w:szCs w:val="24"/>
          <w:lang w:eastAsia="en-US"/>
        </w:rPr>
        <w:t xml:space="preserve"> при‍ и</w:t>
      </w:r>
      <w:r w:rsidRPr="00C730B6">
        <w:rPr>
          <w:szCs w:val="24"/>
          <w:lang w:eastAsia="en-US"/>
        </w:rPr>
        <w:t>х обработке</w:t>
      </w:r>
      <w:r w:rsidR="00835B9A" w:rsidRPr="00C730B6">
        <w:rPr>
          <w:szCs w:val="24"/>
          <w:lang w:eastAsia="en-US"/>
        </w:rPr>
        <w:t xml:space="preserve"> в‍ и</w:t>
      </w:r>
      <w:r w:rsidRPr="00C730B6">
        <w:rPr>
          <w:szCs w:val="24"/>
          <w:lang w:eastAsia="en-US"/>
        </w:rPr>
        <w:t>нформационных системах персональных данных</w:t>
      </w:r>
      <w:r w:rsidR="00835B9A" w:rsidRPr="00C730B6">
        <w:rPr>
          <w:szCs w:val="24"/>
          <w:lang w:eastAsia="en-US"/>
        </w:rPr>
        <w:t xml:space="preserve"> с‍ и</w:t>
      </w:r>
      <w:r w:rsidRPr="00C730B6">
        <w:rPr>
          <w:szCs w:val="24"/>
          <w:lang w:eastAsia="en-US"/>
        </w:rPr>
        <w:t>спользованием средств криптографической защиты информации, необходимых</w:t>
      </w:r>
      <w:r w:rsidR="00835B9A" w:rsidRPr="00C730B6">
        <w:rPr>
          <w:szCs w:val="24"/>
          <w:lang w:eastAsia="en-US"/>
        </w:rPr>
        <w:t xml:space="preserve"> для‍ в</w:t>
      </w:r>
      <w:r w:rsidRPr="00C730B6">
        <w:rPr>
          <w:szCs w:val="24"/>
          <w:lang w:eastAsia="en-US"/>
        </w:rPr>
        <w:t>ыполнения установленных правительством российской федерации требований</w:t>
      </w:r>
      <w:r w:rsidR="00835B9A" w:rsidRPr="00C730B6">
        <w:rPr>
          <w:szCs w:val="24"/>
          <w:lang w:eastAsia="en-US"/>
        </w:rPr>
        <w:t xml:space="preserve"> к‍ з</w:t>
      </w:r>
      <w:r w:rsidRPr="00C730B6">
        <w:rPr>
          <w:szCs w:val="24"/>
          <w:lang w:eastAsia="en-US"/>
        </w:rPr>
        <w:t>ащите персональных данных</w:t>
      </w:r>
      <w:r w:rsidR="00835B9A" w:rsidRPr="00C730B6">
        <w:rPr>
          <w:szCs w:val="24"/>
          <w:lang w:eastAsia="en-US"/>
        </w:rPr>
        <w:t xml:space="preserve"> для‍ к</w:t>
      </w:r>
      <w:r w:rsidRPr="00C730B6">
        <w:rPr>
          <w:szCs w:val="24"/>
          <w:lang w:eastAsia="en-US"/>
        </w:rPr>
        <w:t>аждого</w:t>
      </w:r>
      <w:r w:rsidR="00835B9A" w:rsidRPr="00C730B6">
        <w:rPr>
          <w:szCs w:val="24"/>
          <w:lang w:eastAsia="en-US"/>
        </w:rPr>
        <w:t xml:space="preserve"> из‍ у</w:t>
      </w:r>
      <w:r w:rsidRPr="00C730B6">
        <w:rPr>
          <w:szCs w:val="24"/>
          <w:lang w:eastAsia="en-US"/>
        </w:rPr>
        <w:t>ровней защищённости», утверждённых приказом</w:t>
      </w:r>
      <w:r w:rsidR="00835B9A" w:rsidRPr="00C730B6">
        <w:rPr>
          <w:szCs w:val="24"/>
          <w:lang w:eastAsia="en-US"/>
        </w:rPr>
        <w:t xml:space="preserve"> ФСБ‍ Р</w:t>
      </w:r>
      <w:r w:rsidRPr="00C730B6">
        <w:rPr>
          <w:szCs w:val="24"/>
          <w:lang w:eastAsia="en-US"/>
        </w:rPr>
        <w:t>оссии</w:t>
      </w:r>
      <w:r w:rsidR="00835B9A" w:rsidRPr="00C730B6">
        <w:rPr>
          <w:szCs w:val="24"/>
          <w:lang w:eastAsia="en-US"/>
        </w:rPr>
        <w:t xml:space="preserve"> от‍ 1</w:t>
      </w:r>
      <w:r w:rsidRPr="00C730B6">
        <w:rPr>
          <w:szCs w:val="24"/>
          <w:lang w:eastAsia="en-US"/>
        </w:rPr>
        <w:t>0 июля 2014 г.</w:t>
      </w:r>
      <w:r w:rsidR="00835B9A" w:rsidRPr="00C730B6">
        <w:rPr>
          <w:szCs w:val="24"/>
          <w:lang w:eastAsia="en-US"/>
        </w:rPr>
        <w:t xml:space="preserve"> №‍ 3</w:t>
      </w:r>
      <w:r w:rsidR="003644FE" w:rsidRPr="00C730B6">
        <w:rPr>
          <w:szCs w:val="24"/>
          <w:lang w:eastAsia="en-US"/>
        </w:rPr>
        <w:t>78;</w:t>
      </w:r>
    </w:p>
    <w:p w14:paraId="11FDFBD4" w14:textId="69E99E82" w:rsidR="007423EB" w:rsidRPr="00C730B6" w:rsidRDefault="007423EB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 xml:space="preserve">Внутренних нормативных документов </w:t>
      </w:r>
      <w:r w:rsidR="00575FE3" w:rsidRPr="00C730B6">
        <w:rPr>
          <w:rFonts w:eastAsia="Times New Roman"/>
          <w:kern w:val="2"/>
          <w:lang w:eastAsia="en-US"/>
          <w14:ligatures w14:val="standardContextual"/>
        </w:rPr>
        <w:t>АО «НПФ Альфа»</w:t>
      </w:r>
      <w:r w:rsidRPr="00C730B6">
        <w:rPr>
          <w:szCs w:val="24"/>
          <w:lang w:eastAsia="en-US"/>
        </w:rPr>
        <w:t>.</w:t>
      </w:r>
    </w:p>
    <w:p w14:paraId="211C1EA9" w14:textId="6C58B6E8" w:rsidR="00EA3A85" w:rsidRPr="00C730B6" w:rsidRDefault="006C760E" w:rsidP="00835B9A">
      <w:pPr>
        <w:pStyle w:val="2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 xml:space="preserve">Целью разработки данного </w:t>
      </w:r>
      <w:r w:rsidR="00830A8F" w:rsidRPr="00C730B6">
        <w:rPr>
          <w:rFonts w:ascii="Times New Roman" w:hAnsi="Times New Roman" w:cs="Times New Roman"/>
          <w:sz w:val="24"/>
          <w:szCs w:val="24"/>
        </w:rPr>
        <w:t>Плана мероприятий</w:t>
      </w:r>
      <w:r w:rsidRPr="00C730B6">
        <w:rPr>
          <w:rFonts w:ascii="Times New Roman" w:hAnsi="Times New Roman" w:cs="Times New Roman"/>
          <w:sz w:val="24"/>
          <w:szCs w:val="24"/>
        </w:rPr>
        <w:t xml:space="preserve"> является установление общих правил, требований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и‍ п</w:t>
      </w:r>
      <w:r w:rsidRPr="00C730B6">
        <w:rPr>
          <w:rFonts w:ascii="Times New Roman" w:hAnsi="Times New Roman" w:cs="Times New Roman"/>
          <w:sz w:val="24"/>
          <w:szCs w:val="24"/>
        </w:rPr>
        <w:t>роцедур планирования деятельности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по‍ з</w:t>
      </w:r>
      <w:r w:rsidR="00830A8F" w:rsidRPr="00C730B6">
        <w:rPr>
          <w:rFonts w:ascii="Times New Roman" w:hAnsi="Times New Roman" w:cs="Times New Roman"/>
          <w:sz w:val="24"/>
          <w:szCs w:val="24"/>
        </w:rPr>
        <w:t>ащите информации</w:t>
      </w:r>
      <w:r w:rsidRPr="00C730B6">
        <w:rPr>
          <w:rFonts w:ascii="Times New Roman" w:hAnsi="Times New Roman" w:cs="Times New Roman"/>
          <w:sz w:val="24"/>
          <w:szCs w:val="24"/>
        </w:rPr>
        <w:t>, содержащейся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в</w:t>
      </w:r>
      <w:r w:rsidR="00EA3A85" w:rsidRPr="00C730B6">
        <w:rPr>
          <w:rFonts w:ascii="Times New Roman" w:hAnsi="Times New Roman" w:cs="Times New Roman"/>
          <w:sz w:val="24"/>
          <w:szCs w:val="24"/>
        </w:rPr>
        <w:t xml:space="preserve"> </w:t>
      </w:r>
      <w:r w:rsidR="00EA3A85" w:rsidRPr="00C730B6">
        <w:rPr>
          <w:rFonts w:ascii="Times New Roman" w:hAnsi="Times New Roman" w:cs="Times New Roman"/>
          <w:sz w:val="24"/>
        </w:rPr>
        <w:t>информационной системе «</w:t>
      </w:r>
      <w:r w:rsidR="00DC6005" w:rsidRPr="00C730B6">
        <w:rPr>
          <w:rFonts w:ascii="Times New Roman" w:hAnsi="Times New Roman" w:cs="Times New Roman"/>
          <w:sz w:val="24"/>
        </w:rPr>
        <w:t>Негосударственный пенсионный фонд Альфа</w:t>
      </w:r>
      <w:r w:rsidR="00EA3A85" w:rsidRPr="00C730B6">
        <w:rPr>
          <w:rFonts w:ascii="Times New Roman" w:hAnsi="Times New Roman" w:cs="Times New Roman"/>
          <w:sz w:val="24"/>
        </w:rPr>
        <w:t xml:space="preserve">» </w:t>
      </w:r>
      <w:r w:rsidR="00575FE3" w:rsidRPr="00C730B6">
        <w:rPr>
          <w:rFonts w:ascii="Times New Roman" w:hAnsi="Times New Roman" w:cs="Times New Roman"/>
          <w:sz w:val="24"/>
        </w:rPr>
        <w:t>АО «НПФ Альфа»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</w:t>
      </w:r>
      <w:r w:rsidR="00EA3A85" w:rsidRPr="00C730B6">
        <w:rPr>
          <w:rFonts w:ascii="Times New Roman" w:hAnsi="Times New Roman" w:cs="Times New Roman"/>
          <w:sz w:val="24"/>
        </w:rPr>
        <w:t xml:space="preserve">(далее – </w:t>
      </w:r>
      <w:r w:rsidR="003C4636" w:rsidRPr="00C730B6">
        <w:rPr>
          <w:rFonts w:ascii="Times New Roman" w:hAnsi="Times New Roman" w:cs="Times New Roman"/>
          <w:sz w:val="24"/>
        </w:rPr>
        <w:t>НПФ Альфа</w:t>
      </w:r>
      <w:r w:rsidR="00EA3A85" w:rsidRPr="00C730B6">
        <w:rPr>
          <w:rFonts w:ascii="Times New Roman" w:hAnsi="Times New Roman" w:cs="Times New Roman"/>
          <w:sz w:val="24"/>
        </w:rPr>
        <w:t>).</w:t>
      </w:r>
    </w:p>
    <w:p w14:paraId="04DDA265" w14:textId="77777777" w:rsidR="006C760E" w:rsidRPr="00C730B6" w:rsidRDefault="006C760E" w:rsidP="00835B9A">
      <w:pPr>
        <w:pStyle w:val="2"/>
        <w:keepNext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 xml:space="preserve">Настоящий </w:t>
      </w:r>
      <w:r w:rsidR="00830A8F" w:rsidRPr="00C730B6">
        <w:rPr>
          <w:rFonts w:ascii="Times New Roman" w:hAnsi="Times New Roman" w:cs="Times New Roman"/>
          <w:sz w:val="24"/>
          <w:szCs w:val="24"/>
        </w:rPr>
        <w:t>План</w:t>
      </w:r>
      <w:r w:rsidRPr="00C730B6">
        <w:rPr>
          <w:rFonts w:ascii="Times New Roman" w:hAnsi="Times New Roman" w:cs="Times New Roman"/>
          <w:sz w:val="24"/>
          <w:szCs w:val="24"/>
        </w:rPr>
        <w:t xml:space="preserve"> устанавливает:</w:t>
      </w:r>
    </w:p>
    <w:p w14:paraId="45ABB09E" w14:textId="6B37D092" w:rsidR="006C760E" w:rsidRPr="00C730B6" w:rsidRDefault="006C760E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требования</w:t>
      </w:r>
      <w:r w:rsidR="00835B9A" w:rsidRPr="00C730B6">
        <w:rPr>
          <w:szCs w:val="24"/>
          <w:lang w:eastAsia="en-US"/>
        </w:rPr>
        <w:t xml:space="preserve"> к‍ п</w:t>
      </w:r>
      <w:r w:rsidRPr="00C730B6">
        <w:rPr>
          <w:szCs w:val="24"/>
          <w:lang w:eastAsia="en-US"/>
        </w:rPr>
        <w:t>о</w:t>
      </w:r>
      <w:r w:rsidR="00830A8F" w:rsidRPr="00C730B6">
        <w:rPr>
          <w:szCs w:val="24"/>
          <w:lang w:eastAsia="en-US"/>
        </w:rPr>
        <w:t>рядку</w:t>
      </w:r>
      <w:r w:rsidR="00835B9A" w:rsidRPr="00C730B6">
        <w:rPr>
          <w:szCs w:val="24"/>
          <w:lang w:eastAsia="en-US"/>
        </w:rPr>
        <w:t xml:space="preserve"> и‍ с</w:t>
      </w:r>
      <w:r w:rsidR="00830A8F" w:rsidRPr="00C730B6">
        <w:rPr>
          <w:szCs w:val="24"/>
          <w:lang w:eastAsia="en-US"/>
        </w:rPr>
        <w:t xml:space="preserve">рокам формирования, </w:t>
      </w:r>
      <w:r w:rsidRPr="00C730B6">
        <w:rPr>
          <w:szCs w:val="24"/>
          <w:lang w:eastAsia="en-US"/>
        </w:rPr>
        <w:t>утверждения</w:t>
      </w:r>
      <w:r w:rsidR="00835B9A" w:rsidRPr="00C730B6">
        <w:rPr>
          <w:szCs w:val="24"/>
          <w:lang w:eastAsia="en-US"/>
        </w:rPr>
        <w:t xml:space="preserve"> и‍ к</w:t>
      </w:r>
      <w:r w:rsidR="00830A8F" w:rsidRPr="00C730B6">
        <w:rPr>
          <w:szCs w:val="24"/>
          <w:lang w:eastAsia="en-US"/>
        </w:rPr>
        <w:t>онтроля выполнения</w:t>
      </w:r>
      <w:r w:rsidRPr="00C730B6">
        <w:rPr>
          <w:szCs w:val="24"/>
          <w:lang w:eastAsia="en-US"/>
        </w:rPr>
        <w:t xml:space="preserve"> плана мероприятий</w:t>
      </w:r>
      <w:r w:rsidR="00835B9A" w:rsidRPr="00C730B6">
        <w:rPr>
          <w:szCs w:val="24"/>
          <w:lang w:eastAsia="en-US"/>
        </w:rPr>
        <w:t xml:space="preserve"> по‍ з</w:t>
      </w:r>
      <w:r w:rsidR="00830A8F" w:rsidRPr="00C730B6">
        <w:rPr>
          <w:szCs w:val="24"/>
          <w:lang w:eastAsia="en-US"/>
        </w:rPr>
        <w:t>ащите информации</w:t>
      </w:r>
      <w:r w:rsidR="00223C4C" w:rsidRPr="00C730B6">
        <w:rPr>
          <w:szCs w:val="24"/>
          <w:lang w:eastAsia="en-US"/>
        </w:rPr>
        <w:t>, обрабатываемой</w:t>
      </w:r>
      <w:r w:rsidR="00835B9A" w:rsidRPr="00C730B6">
        <w:rPr>
          <w:szCs w:val="24"/>
          <w:lang w:eastAsia="en-US"/>
        </w:rPr>
        <w:t xml:space="preserve"> </w:t>
      </w:r>
      <w:r w:rsidR="007423EB" w:rsidRPr="00C730B6">
        <w:rPr>
          <w:szCs w:val="24"/>
          <w:lang w:eastAsia="en-US"/>
        </w:rPr>
        <w:t xml:space="preserve">в </w:t>
      </w:r>
      <w:r w:rsidR="003C4636" w:rsidRPr="00C730B6">
        <w:rPr>
          <w:szCs w:val="24"/>
          <w:lang w:eastAsia="en-US"/>
        </w:rPr>
        <w:t>НПФ Альфа</w:t>
      </w:r>
      <w:r w:rsidRPr="00C730B6">
        <w:rPr>
          <w:szCs w:val="24"/>
          <w:lang w:eastAsia="en-US"/>
        </w:rPr>
        <w:t>;</w:t>
      </w:r>
    </w:p>
    <w:p w14:paraId="66A37284" w14:textId="021EE075" w:rsidR="006C760E" w:rsidRPr="00C730B6" w:rsidRDefault="006C760E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ответственность участников процесса планирования мероприятий</w:t>
      </w:r>
      <w:r w:rsidR="00835B9A" w:rsidRPr="00C730B6">
        <w:rPr>
          <w:szCs w:val="24"/>
          <w:lang w:eastAsia="en-US"/>
        </w:rPr>
        <w:t xml:space="preserve"> и‍ к</w:t>
      </w:r>
      <w:r w:rsidRPr="00C730B6">
        <w:rPr>
          <w:szCs w:val="24"/>
          <w:lang w:eastAsia="en-US"/>
        </w:rPr>
        <w:t>онтроля</w:t>
      </w:r>
      <w:r w:rsidR="00835B9A" w:rsidRPr="00C730B6">
        <w:rPr>
          <w:szCs w:val="24"/>
          <w:lang w:eastAsia="en-US"/>
        </w:rPr>
        <w:t xml:space="preserve"> за‍ и</w:t>
      </w:r>
      <w:r w:rsidRPr="00C730B6">
        <w:rPr>
          <w:szCs w:val="24"/>
          <w:lang w:eastAsia="en-US"/>
        </w:rPr>
        <w:t>х выполнением;</w:t>
      </w:r>
    </w:p>
    <w:p w14:paraId="276D18FB" w14:textId="2867E9B4" w:rsidR="00830A8F" w:rsidRPr="00C730B6" w:rsidRDefault="00830A8F" w:rsidP="00835B9A">
      <w:pPr>
        <w:pStyle w:val="a5"/>
        <w:numPr>
          <w:ilvl w:val="0"/>
          <w:numId w:val="2"/>
        </w:numPr>
        <w:rPr>
          <w:szCs w:val="24"/>
          <w:lang w:eastAsia="en-US"/>
        </w:rPr>
      </w:pPr>
      <w:r w:rsidRPr="00C730B6">
        <w:rPr>
          <w:szCs w:val="24"/>
          <w:lang w:eastAsia="en-US"/>
        </w:rPr>
        <w:t>состав</w:t>
      </w:r>
      <w:r w:rsidR="00835B9A" w:rsidRPr="00C730B6">
        <w:rPr>
          <w:szCs w:val="24"/>
          <w:lang w:eastAsia="en-US"/>
        </w:rPr>
        <w:t xml:space="preserve"> и‍ с</w:t>
      </w:r>
      <w:r w:rsidRPr="00C730B6">
        <w:rPr>
          <w:szCs w:val="24"/>
          <w:lang w:eastAsia="en-US"/>
        </w:rPr>
        <w:t>роки проведения мероприятий</w:t>
      </w:r>
      <w:r w:rsidR="00835B9A" w:rsidRPr="00C730B6">
        <w:rPr>
          <w:szCs w:val="24"/>
          <w:lang w:eastAsia="en-US"/>
        </w:rPr>
        <w:t xml:space="preserve"> и‍ п</w:t>
      </w:r>
      <w:r w:rsidRPr="00C730B6">
        <w:rPr>
          <w:szCs w:val="24"/>
          <w:lang w:eastAsia="en-US"/>
        </w:rPr>
        <w:t>ринятия</w:t>
      </w:r>
      <w:r w:rsidR="00835B9A" w:rsidRPr="00C730B6">
        <w:rPr>
          <w:szCs w:val="24"/>
          <w:lang w:eastAsia="en-US"/>
        </w:rPr>
        <w:t xml:space="preserve"> мер‍ п</w:t>
      </w:r>
      <w:r w:rsidRPr="00C730B6">
        <w:rPr>
          <w:szCs w:val="24"/>
          <w:lang w:eastAsia="en-US"/>
        </w:rPr>
        <w:t>о защите информации;</w:t>
      </w:r>
    </w:p>
    <w:p w14:paraId="1F6425A9" w14:textId="02148042" w:rsidR="006C760E" w:rsidRPr="00C730B6" w:rsidRDefault="006C760E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процедуры внесения изменений</w:t>
      </w:r>
      <w:r w:rsidR="00835B9A" w:rsidRPr="00C730B6">
        <w:rPr>
          <w:szCs w:val="24"/>
          <w:lang w:eastAsia="en-US"/>
        </w:rPr>
        <w:t xml:space="preserve"> в‍ п</w:t>
      </w:r>
      <w:r w:rsidRPr="00C730B6">
        <w:rPr>
          <w:szCs w:val="24"/>
          <w:lang w:eastAsia="en-US"/>
        </w:rPr>
        <w:t>ланы.</w:t>
      </w:r>
    </w:p>
    <w:p w14:paraId="60057B04" w14:textId="1FE759C9" w:rsidR="006C760E" w:rsidRPr="00C730B6" w:rsidRDefault="006C760E" w:rsidP="00835B9A">
      <w:pPr>
        <w:pStyle w:val="13"/>
        <w:numPr>
          <w:ilvl w:val="0"/>
          <w:numId w:val="1"/>
        </w:numPr>
        <w:spacing w:before="240" w:after="240" w:line="300" w:lineRule="auto"/>
        <w:jc w:val="both"/>
        <w:outlineLvl w:val="0"/>
        <w:rPr>
          <w:sz w:val="28"/>
          <w:szCs w:val="24"/>
        </w:rPr>
      </w:pPr>
      <w:bookmarkStart w:id="2" w:name="_Toc89432231"/>
      <w:bookmarkStart w:id="3" w:name="_Toc225520642"/>
      <w:r w:rsidRPr="00C730B6">
        <w:rPr>
          <w:sz w:val="28"/>
          <w:szCs w:val="24"/>
        </w:rPr>
        <w:lastRenderedPageBreak/>
        <w:t>П</w:t>
      </w:r>
      <w:r w:rsidRPr="00C730B6">
        <w:rPr>
          <w:caps w:val="0"/>
          <w:sz w:val="28"/>
          <w:szCs w:val="24"/>
        </w:rPr>
        <w:t>ланирование мероприятий</w:t>
      </w:r>
      <w:r w:rsidR="00835B9A" w:rsidRPr="00C730B6">
        <w:rPr>
          <w:caps w:val="0"/>
          <w:sz w:val="28"/>
          <w:szCs w:val="24"/>
        </w:rPr>
        <w:t xml:space="preserve"> по‍ з</w:t>
      </w:r>
      <w:r w:rsidRPr="00C730B6">
        <w:rPr>
          <w:caps w:val="0"/>
          <w:sz w:val="28"/>
          <w:szCs w:val="24"/>
        </w:rPr>
        <w:t>ащите информации</w:t>
      </w:r>
      <w:bookmarkEnd w:id="2"/>
      <w:bookmarkEnd w:id="3"/>
    </w:p>
    <w:p w14:paraId="59735575" w14:textId="335FB92D" w:rsidR="000F15C5" w:rsidRPr="00C730B6" w:rsidRDefault="006C760E" w:rsidP="00835B9A">
      <w:pPr>
        <w:pStyle w:val="2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>В рамках планирования мероприятий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по‍ з</w:t>
      </w:r>
      <w:r w:rsidR="00223C4C" w:rsidRPr="00C730B6">
        <w:rPr>
          <w:rFonts w:ascii="Times New Roman" w:hAnsi="Times New Roman" w:cs="Times New Roman"/>
          <w:sz w:val="24"/>
          <w:szCs w:val="24"/>
        </w:rPr>
        <w:t>ащите информации, обрабатываемой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</w:t>
      </w:r>
      <w:r w:rsidR="007423EB" w:rsidRPr="00C730B6">
        <w:rPr>
          <w:rFonts w:ascii="Times New Roman" w:hAnsi="Times New Roman" w:cs="Times New Roman"/>
          <w:sz w:val="24"/>
          <w:szCs w:val="24"/>
        </w:rPr>
        <w:t>в </w:t>
      </w:r>
      <w:r w:rsidR="003C4636" w:rsidRPr="00C730B6">
        <w:rPr>
          <w:rFonts w:ascii="Times New Roman" w:hAnsi="Times New Roman" w:cs="Times New Roman"/>
          <w:sz w:val="24"/>
          <w:szCs w:val="24"/>
        </w:rPr>
        <w:t>НПФ Альфа</w:t>
      </w:r>
      <w:r w:rsidR="00223C4C" w:rsidRPr="00C730B6">
        <w:rPr>
          <w:rFonts w:ascii="Times New Roman" w:hAnsi="Times New Roman" w:cs="Times New Roman"/>
          <w:sz w:val="24"/>
          <w:szCs w:val="24"/>
        </w:rPr>
        <w:t>,</w:t>
      </w:r>
      <w:r w:rsidRPr="00C730B6">
        <w:rPr>
          <w:rFonts w:ascii="Times New Roman" w:hAnsi="Times New Roman" w:cs="Times New Roman"/>
          <w:sz w:val="24"/>
          <w:szCs w:val="24"/>
        </w:rPr>
        <w:t xml:space="preserve"> осуществляется разработка, согласование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и‍ у</w:t>
      </w:r>
      <w:r w:rsidRPr="00C730B6">
        <w:rPr>
          <w:rFonts w:ascii="Times New Roman" w:hAnsi="Times New Roman" w:cs="Times New Roman"/>
          <w:sz w:val="24"/>
          <w:szCs w:val="24"/>
        </w:rPr>
        <w:t xml:space="preserve">тверждение </w:t>
      </w:r>
      <w:r w:rsidR="00830A8F" w:rsidRPr="00C730B6">
        <w:rPr>
          <w:rFonts w:ascii="Times New Roman" w:hAnsi="Times New Roman" w:cs="Times New Roman"/>
          <w:sz w:val="24"/>
          <w:szCs w:val="24"/>
        </w:rPr>
        <w:t>настоящего Плана мероприятий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и‍ к</w:t>
      </w:r>
      <w:r w:rsidRPr="00C730B6">
        <w:rPr>
          <w:rFonts w:ascii="Times New Roman" w:hAnsi="Times New Roman" w:cs="Times New Roman"/>
          <w:sz w:val="24"/>
          <w:szCs w:val="24"/>
        </w:rPr>
        <w:t>онтроля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за‍ е</w:t>
      </w:r>
      <w:r w:rsidRPr="00C730B6">
        <w:rPr>
          <w:rFonts w:ascii="Times New Roman" w:hAnsi="Times New Roman" w:cs="Times New Roman"/>
          <w:sz w:val="24"/>
          <w:szCs w:val="24"/>
        </w:rPr>
        <w:t>го выполнением.</w:t>
      </w:r>
    </w:p>
    <w:p w14:paraId="631607DA" w14:textId="109B5787" w:rsidR="007423EB" w:rsidRPr="00C730B6" w:rsidRDefault="006C760E" w:rsidP="00835B9A">
      <w:pPr>
        <w:pStyle w:val="2"/>
        <w:spacing w:line="300" w:lineRule="auto"/>
        <w:rPr>
          <w:rFonts w:ascii="Times New Roman" w:hAnsi="Times New Roman" w:cs="Times New Roman"/>
          <w:sz w:val="22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 xml:space="preserve">План мероприятий </w:t>
      </w:r>
      <w:r w:rsidR="007423EB" w:rsidRPr="00C730B6">
        <w:rPr>
          <w:rFonts w:ascii="Times New Roman" w:hAnsi="Times New Roman" w:cs="Times New Roman"/>
          <w:sz w:val="24"/>
          <w:szCs w:val="24"/>
        </w:rPr>
        <w:t xml:space="preserve">разрабатывается и утверждается </w:t>
      </w:r>
      <w:r w:rsidR="007423EB" w:rsidRPr="00C730B6">
        <w:rPr>
          <w:rFonts w:ascii="Times New Roman" w:hAnsi="Times New Roman" w:cs="Times New Roman"/>
          <w:sz w:val="24"/>
        </w:rPr>
        <w:t xml:space="preserve">Управлением информационной безопасности </w:t>
      </w:r>
      <w:r w:rsidR="00575FE3" w:rsidRPr="00C730B6">
        <w:rPr>
          <w:rFonts w:ascii="Times New Roman" w:hAnsi="Times New Roman" w:cs="Times New Roman"/>
          <w:sz w:val="24"/>
        </w:rPr>
        <w:t>АО «НПФ Альфа»</w:t>
      </w:r>
      <w:r w:rsidR="007423EB" w:rsidRPr="00C730B6">
        <w:rPr>
          <w:rFonts w:ascii="Times New Roman" w:hAnsi="Times New Roman" w:cs="Times New Roman"/>
          <w:sz w:val="24"/>
        </w:rPr>
        <w:t xml:space="preserve"> (далее – УИБ).</w:t>
      </w:r>
    </w:p>
    <w:p w14:paraId="3FCCAC86" w14:textId="6196A695" w:rsidR="006C760E" w:rsidRPr="00C730B6" w:rsidRDefault="006C760E" w:rsidP="00835B9A">
      <w:pPr>
        <w:pStyle w:val="2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 xml:space="preserve">План мероприятий </w:t>
      </w:r>
      <w:r w:rsidR="00B04949" w:rsidRPr="00C730B6">
        <w:rPr>
          <w:rFonts w:ascii="Times New Roman" w:hAnsi="Times New Roman" w:cs="Times New Roman"/>
          <w:sz w:val="24"/>
          <w:szCs w:val="24"/>
        </w:rPr>
        <w:t>включает</w:t>
      </w:r>
      <w:r w:rsidRPr="00C730B6">
        <w:rPr>
          <w:rFonts w:ascii="Times New Roman" w:hAnsi="Times New Roman" w:cs="Times New Roman"/>
          <w:sz w:val="24"/>
          <w:szCs w:val="24"/>
        </w:rPr>
        <w:t xml:space="preserve"> комплекс организационных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и‍ т</w:t>
      </w:r>
      <w:r w:rsidRPr="00C730B6">
        <w:rPr>
          <w:rFonts w:ascii="Times New Roman" w:hAnsi="Times New Roman" w:cs="Times New Roman"/>
          <w:sz w:val="24"/>
          <w:szCs w:val="24"/>
        </w:rPr>
        <w:t>ехнических мероприятий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по‍ з</w:t>
      </w:r>
      <w:r w:rsidRPr="00C730B6">
        <w:rPr>
          <w:rFonts w:ascii="Times New Roman" w:hAnsi="Times New Roman" w:cs="Times New Roman"/>
          <w:sz w:val="24"/>
          <w:szCs w:val="24"/>
        </w:rPr>
        <w:t>ащите конфиденциальной информации, направленных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на‍ р</w:t>
      </w:r>
      <w:r w:rsidRPr="00C730B6">
        <w:rPr>
          <w:rFonts w:ascii="Times New Roman" w:hAnsi="Times New Roman" w:cs="Times New Roman"/>
          <w:sz w:val="24"/>
          <w:szCs w:val="24"/>
        </w:rPr>
        <w:t xml:space="preserve">ешение задач обеспечения информационной безопасности </w:t>
      </w:r>
      <w:r w:rsidR="003C4636" w:rsidRPr="00C730B6">
        <w:rPr>
          <w:rFonts w:ascii="Times New Roman" w:hAnsi="Times New Roman" w:cs="Times New Roman"/>
          <w:sz w:val="24"/>
          <w:szCs w:val="24"/>
        </w:rPr>
        <w:t>НПФ Альфа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и‍ е</w:t>
      </w:r>
      <w:r w:rsidR="000F15C5" w:rsidRPr="00C730B6">
        <w:rPr>
          <w:rFonts w:ascii="Times New Roman" w:hAnsi="Times New Roman" w:cs="Times New Roman"/>
          <w:sz w:val="24"/>
          <w:szCs w:val="24"/>
        </w:rPr>
        <w:t>го</w:t>
      </w:r>
      <w:r w:rsidR="00B04949" w:rsidRPr="00C730B6">
        <w:rPr>
          <w:rFonts w:ascii="Times New Roman" w:hAnsi="Times New Roman" w:cs="Times New Roman"/>
          <w:sz w:val="24"/>
          <w:szCs w:val="24"/>
        </w:rPr>
        <w:t xml:space="preserve"> компонентов</w:t>
      </w:r>
      <w:r w:rsidRPr="00C730B6">
        <w:rPr>
          <w:rFonts w:ascii="Times New Roman" w:hAnsi="Times New Roman" w:cs="Times New Roman"/>
          <w:sz w:val="24"/>
          <w:szCs w:val="24"/>
        </w:rPr>
        <w:t>.</w:t>
      </w:r>
    </w:p>
    <w:p w14:paraId="101E32CA" w14:textId="79D4798C" w:rsidR="007423EB" w:rsidRPr="00C730B6" w:rsidRDefault="006C760E" w:rsidP="007423EB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</w:rPr>
        <w:t>Разработка мероприятий</w:t>
      </w:r>
      <w:r w:rsidR="00835B9A" w:rsidRPr="00C730B6">
        <w:rPr>
          <w:szCs w:val="24"/>
        </w:rPr>
        <w:t xml:space="preserve"> по‍ з</w:t>
      </w:r>
      <w:r w:rsidRPr="00C730B6">
        <w:rPr>
          <w:szCs w:val="24"/>
        </w:rPr>
        <w:t>ащите информации</w:t>
      </w:r>
      <w:r w:rsidR="00835B9A" w:rsidRPr="00C730B6">
        <w:rPr>
          <w:szCs w:val="24"/>
        </w:rPr>
        <w:t xml:space="preserve"> </w:t>
      </w:r>
      <w:r w:rsidRPr="00C730B6">
        <w:rPr>
          <w:szCs w:val="24"/>
        </w:rPr>
        <w:t>осуществля</w:t>
      </w:r>
      <w:r w:rsidR="00B04949" w:rsidRPr="00C730B6">
        <w:rPr>
          <w:szCs w:val="24"/>
        </w:rPr>
        <w:t>ется</w:t>
      </w:r>
      <w:r w:rsidR="00835B9A" w:rsidRPr="00C730B6">
        <w:rPr>
          <w:szCs w:val="24"/>
        </w:rPr>
        <w:t xml:space="preserve"> в‍ с</w:t>
      </w:r>
      <w:r w:rsidRPr="00C730B6">
        <w:rPr>
          <w:szCs w:val="24"/>
        </w:rPr>
        <w:t>оответствии</w:t>
      </w:r>
      <w:r w:rsidR="00835B9A" w:rsidRPr="00C730B6">
        <w:rPr>
          <w:szCs w:val="24"/>
        </w:rPr>
        <w:t xml:space="preserve"> с‍ </w:t>
      </w:r>
      <w:r w:rsidR="00FF543C" w:rsidRPr="00C730B6">
        <w:rPr>
          <w:szCs w:val="24"/>
        </w:rPr>
        <w:t>в</w:t>
      </w:r>
      <w:r w:rsidR="007423EB" w:rsidRPr="00C730B6">
        <w:rPr>
          <w:szCs w:val="24"/>
          <w:lang w:eastAsia="en-US"/>
        </w:rPr>
        <w:t xml:space="preserve">нутренними нормативными документами </w:t>
      </w:r>
      <w:r w:rsidR="00575FE3" w:rsidRPr="00C730B6">
        <w:rPr>
          <w:szCs w:val="24"/>
          <w:lang w:eastAsia="en-US"/>
        </w:rPr>
        <w:t>АО «НПФ Альфа»</w:t>
      </w:r>
      <w:r w:rsidR="007423EB" w:rsidRPr="00C730B6">
        <w:rPr>
          <w:szCs w:val="24"/>
          <w:lang w:eastAsia="en-US"/>
        </w:rPr>
        <w:t>.</w:t>
      </w:r>
    </w:p>
    <w:p w14:paraId="61733278" w14:textId="77777777" w:rsidR="006C760E" w:rsidRPr="00C730B6" w:rsidRDefault="006C760E" w:rsidP="00835B9A">
      <w:pPr>
        <w:pStyle w:val="2"/>
        <w:keepNext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 xml:space="preserve">План мероприятий </w:t>
      </w:r>
      <w:r w:rsidR="00B04949" w:rsidRPr="00C730B6">
        <w:rPr>
          <w:rFonts w:ascii="Times New Roman" w:hAnsi="Times New Roman" w:cs="Times New Roman"/>
          <w:sz w:val="24"/>
          <w:szCs w:val="24"/>
        </w:rPr>
        <w:t>содержит</w:t>
      </w:r>
      <w:r w:rsidRPr="00C730B6">
        <w:rPr>
          <w:rFonts w:ascii="Times New Roman" w:hAnsi="Times New Roman" w:cs="Times New Roman"/>
          <w:sz w:val="24"/>
          <w:szCs w:val="24"/>
        </w:rPr>
        <w:t>:</w:t>
      </w:r>
    </w:p>
    <w:p w14:paraId="1B64032F" w14:textId="77777777" w:rsidR="006C760E" w:rsidRPr="00C730B6" w:rsidRDefault="006C760E" w:rsidP="00835B9A">
      <w:pPr>
        <w:keepNext/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наименования мероприятий;</w:t>
      </w:r>
    </w:p>
    <w:p w14:paraId="66DAD087" w14:textId="77777777" w:rsidR="006C760E" w:rsidRPr="00C730B6" w:rsidRDefault="006C760E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сроки выполнения мероприятий;</w:t>
      </w:r>
    </w:p>
    <w:p w14:paraId="737EBC8E" w14:textId="7D050AD8" w:rsidR="006C760E" w:rsidRPr="00C730B6" w:rsidRDefault="006C760E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наименования подразделений (работников), ответственных</w:t>
      </w:r>
      <w:r w:rsidR="00835B9A" w:rsidRPr="00C730B6">
        <w:rPr>
          <w:szCs w:val="24"/>
          <w:lang w:eastAsia="en-US"/>
        </w:rPr>
        <w:t xml:space="preserve"> за‍ р</w:t>
      </w:r>
      <w:r w:rsidRPr="00C730B6">
        <w:rPr>
          <w:szCs w:val="24"/>
          <w:lang w:eastAsia="en-US"/>
        </w:rPr>
        <w:t>еализацию каждого мероприятия.</w:t>
      </w:r>
    </w:p>
    <w:p w14:paraId="27668597" w14:textId="65773CFB" w:rsidR="006C760E" w:rsidRPr="00C730B6" w:rsidRDefault="00186559" w:rsidP="00835B9A">
      <w:pPr>
        <w:pStyle w:val="2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>С</w:t>
      </w:r>
      <w:r w:rsidR="00830A8F" w:rsidRPr="00C730B6">
        <w:rPr>
          <w:rFonts w:ascii="Times New Roman" w:hAnsi="Times New Roman" w:cs="Times New Roman"/>
          <w:sz w:val="24"/>
          <w:szCs w:val="24"/>
        </w:rPr>
        <w:t>остав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и‍ с</w:t>
      </w:r>
      <w:r w:rsidR="00830A8F" w:rsidRPr="00C730B6">
        <w:rPr>
          <w:rFonts w:ascii="Times New Roman" w:hAnsi="Times New Roman" w:cs="Times New Roman"/>
          <w:sz w:val="24"/>
          <w:szCs w:val="24"/>
        </w:rPr>
        <w:t>роки проведения мероприятий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и‍ п</w:t>
      </w:r>
      <w:r w:rsidR="00830A8F" w:rsidRPr="00C730B6">
        <w:rPr>
          <w:rFonts w:ascii="Times New Roman" w:hAnsi="Times New Roman" w:cs="Times New Roman"/>
          <w:sz w:val="24"/>
          <w:szCs w:val="24"/>
        </w:rPr>
        <w:t>ринятия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мер‍ п</w:t>
      </w:r>
      <w:r w:rsidR="00830A8F" w:rsidRPr="00C730B6">
        <w:rPr>
          <w:rFonts w:ascii="Times New Roman" w:hAnsi="Times New Roman" w:cs="Times New Roman"/>
          <w:sz w:val="24"/>
          <w:szCs w:val="24"/>
        </w:rPr>
        <w:t xml:space="preserve">о </w:t>
      </w:r>
      <w:r w:rsidR="00223C4C" w:rsidRPr="00C730B6">
        <w:rPr>
          <w:rFonts w:ascii="Times New Roman" w:hAnsi="Times New Roman" w:cs="Times New Roman"/>
          <w:sz w:val="24"/>
          <w:szCs w:val="24"/>
        </w:rPr>
        <w:t>защите информации, обрабатываемой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</w:t>
      </w:r>
      <w:r w:rsidR="007423EB" w:rsidRPr="00C730B6">
        <w:rPr>
          <w:rFonts w:ascii="Times New Roman" w:hAnsi="Times New Roman" w:cs="Times New Roman"/>
          <w:sz w:val="24"/>
          <w:szCs w:val="24"/>
        </w:rPr>
        <w:t xml:space="preserve">в </w:t>
      </w:r>
      <w:r w:rsidR="003C4636" w:rsidRPr="00C730B6">
        <w:rPr>
          <w:rFonts w:ascii="Times New Roman" w:hAnsi="Times New Roman" w:cs="Times New Roman"/>
          <w:sz w:val="24"/>
          <w:szCs w:val="24"/>
        </w:rPr>
        <w:t>НПФ Альфа</w:t>
      </w:r>
      <w:r w:rsidR="00223C4C" w:rsidRPr="00C730B6">
        <w:rPr>
          <w:rFonts w:ascii="Times New Roman" w:hAnsi="Times New Roman" w:cs="Times New Roman"/>
          <w:sz w:val="24"/>
          <w:szCs w:val="24"/>
        </w:rPr>
        <w:t>,</w:t>
      </w:r>
      <w:r w:rsidRPr="00C730B6">
        <w:rPr>
          <w:rFonts w:ascii="Times New Roman" w:hAnsi="Times New Roman" w:cs="Times New Roman"/>
          <w:sz w:val="24"/>
          <w:szCs w:val="24"/>
        </w:rPr>
        <w:t xml:space="preserve"> представлены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в‍ р</w:t>
      </w:r>
      <w:r w:rsidRPr="00C730B6">
        <w:rPr>
          <w:rFonts w:ascii="Times New Roman" w:hAnsi="Times New Roman" w:cs="Times New Roman"/>
          <w:sz w:val="24"/>
          <w:szCs w:val="24"/>
        </w:rPr>
        <w:t>азделах 6, 7 настоящего Плана</w:t>
      </w:r>
      <w:r w:rsidR="006C760E" w:rsidRPr="00C730B6">
        <w:rPr>
          <w:rFonts w:ascii="Times New Roman" w:hAnsi="Times New Roman" w:cs="Times New Roman"/>
          <w:sz w:val="24"/>
          <w:szCs w:val="24"/>
        </w:rPr>
        <w:t>.</w:t>
      </w:r>
    </w:p>
    <w:p w14:paraId="231FC913" w14:textId="77777777" w:rsidR="006C760E" w:rsidRPr="00C730B6" w:rsidRDefault="00830A8F" w:rsidP="00835B9A">
      <w:pPr>
        <w:pStyle w:val="13"/>
        <w:numPr>
          <w:ilvl w:val="0"/>
          <w:numId w:val="1"/>
        </w:numPr>
        <w:spacing w:before="240" w:after="240" w:line="300" w:lineRule="auto"/>
        <w:jc w:val="both"/>
        <w:outlineLvl w:val="0"/>
        <w:rPr>
          <w:sz w:val="28"/>
          <w:szCs w:val="24"/>
        </w:rPr>
      </w:pPr>
      <w:bookmarkStart w:id="4" w:name="_Toc89432232"/>
      <w:bookmarkStart w:id="5" w:name="_Toc225520643"/>
      <w:r w:rsidRPr="00C730B6">
        <w:rPr>
          <w:sz w:val="28"/>
          <w:szCs w:val="24"/>
        </w:rPr>
        <w:t>П</w:t>
      </w:r>
      <w:r w:rsidR="00B04949" w:rsidRPr="00C730B6">
        <w:rPr>
          <w:caps w:val="0"/>
          <w:sz w:val="28"/>
          <w:szCs w:val="24"/>
        </w:rPr>
        <w:t>лан</w:t>
      </w:r>
      <w:r w:rsidR="006C760E" w:rsidRPr="00C730B6">
        <w:rPr>
          <w:caps w:val="0"/>
          <w:sz w:val="28"/>
          <w:szCs w:val="24"/>
        </w:rPr>
        <w:t xml:space="preserve"> внесения изменений</w:t>
      </w:r>
      <w:bookmarkEnd w:id="4"/>
      <w:bookmarkEnd w:id="5"/>
    </w:p>
    <w:p w14:paraId="1571A1DD" w14:textId="7B08A04C" w:rsidR="006C760E" w:rsidRPr="00C730B6" w:rsidRDefault="006C760E" w:rsidP="00835B9A">
      <w:pPr>
        <w:pStyle w:val="2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>Внесение изменений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в‍ П</w:t>
      </w:r>
      <w:r w:rsidRPr="00C730B6">
        <w:rPr>
          <w:rFonts w:ascii="Times New Roman" w:hAnsi="Times New Roman" w:cs="Times New Roman"/>
          <w:sz w:val="24"/>
          <w:szCs w:val="24"/>
        </w:rPr>
        <w:t>лан мероприятий осуществляется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на‍ о</w:t>
      </w:r>
      <w:r w:rsidRPr="00C730B6">
        <w:rPr>
          <w:rFonts w:ascii="Times New Roman" w:hAnsi="Times New Roman" w:cs="Times New Roman"/>
          <w:sz w:val="24"/>
          <w:szCs w:val="24"/>
        </w:rPr>
        <w:t xml:space="preserve">сновании приказа </w:t>
      </w:r>
      <w:r w:rsidR="007C043B" w:rsidRPr="00C730B6">
        <w:rPr>
          <w:rFonts w:ascii="Times New Roman" w:hAnsi="Times New Roman" w:cs="Times New Roman"/>
          <w:sz w:val="24"/>
          <w:szCs w:val="24"/>
        </w:rPr>
        <w:t>руководителя УИБ</w:t>
      </w:r>
      <w:r w:rsidRPr="00C730B6">
        <w:rPr>
          <w:rFonts w:ascii="Times New Roman" w:hAnsi="Times New Roman" w:cs="Times New Roman"/>
          <w:sz w:val="24"/>
          <w:szCs w:val="24"/>
        </w:rPr>
        <w:t>.</w:t>
      </w:r>
    </w:p>
    <w:p w14:paraId="435B6B75" w14:textId="551D58CE" w:rsidR="006C760E" w:rsidRPr="00C730B6" w:rsidRDefault="006C760E" w:rsidP="00835B9A">
      <w:pPr>
        <w:pStyle w:val="2"/>
        <w:keepNext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>Предложения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о‍ в</w:t>
      </w:r>
      <w:r w:rsidRPr="00C730B6">
        <w:rPr>
          <w:rFonts w:ascii="Times New Roman" w:hAnsi="Times New Roman" w:cs="Times New Roman"/>
          <w:sz w:val="24"/>
          <w:szCs w:val="24"/>
        </w:rPr>
        <w:t>несении изменений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в‍ П</w:t>
      </w:r>
      <w:r w:rsidRPr="00C730B6">
        <w:rPr>
          <w:rFonts w:ascii="Times New Roman" w:hAnsi="Times New Roman" w:cs="Times New Roman"/>
          <w:sz w:val="24"/>
          <w:szCs w:val="24"/>
        </w:rPr>
        <w:t>лан мероприятий могут быть сформированы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в‍ с</w:t>
      </w:r>
      <w:r w:rsidRPr="00C730B6">
        <w:rPr>
          <w:rFonts w:ascii="Times New Roman" w:hAnsi="Times New Roman" w:cs="Times New Roman"/>
          <w:sz w:val="24"/>
          <w:szCs w:val="24"/>
        </w:rPr>
        <w:t>лучаях:</w:t>
      </w:r>
    </w:p>
    <w:p w14:paraId="25364EFB" w14:textId="34CA2313" w:rsidR="006C760E" w:rsidRPr="00C730B6" w:rsidRDefault="006C760E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изменения законодательства Российской Федерации</w:t>
      </w:r>
      <w:r w:rsidR="00835B9A" w:rsidRPr="00C730B6">
        <w:rPr>
          <w:szCs w:val="24"/>
          <w:lang w:eastAsia="en-US"/>
        </w:rPr>
        <w:t xml:space="preserve"> или‍ т</w:t>
      </w:r>
      <w:r w:rsidR="00B04949" w:rsidRPr="00C730B6">
        <w:rPr>
          <w:szCs w:val="24"/>
          <w:lang w:eastAsia="en-US"/>
        </w:rPr>
        <w:t>ребований регулирующих органов</w:t>
      </w:r>
      <w:r w:rsidR="00835B9A" w:rsidRPr="00C730B6">
        <w:rPr>
          <w:szCs w:val="24"/>
          <w:lang w:eastAsia="en-US"/>
        </w:rPr>
        <w:t xml:space="preserve"> в‍ о</w:t>
      </w:r>
      <w:r w:rsidRPr="00C730B6">
        <w:rPr>
          <w:szCs w:val="24"/>
          <w:lang w:eastAsia="en-US"/>
        </w:rPr>
        <w:t>бласти защиты информации;</w:t>
      </w:r>
    </w:p>
    <w:p w14:paraId="2F80C71B" w14:textId="7EF5C03B" w:rsidR="006C760E" w:rsidRPr="00C730B6" w:rsidRDefault="006C760E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выявления</w:t>
      </w:r>
      <w:r w:rsidR="00835B9A" w:rsidRPr="00C730B6">
        <w:rPr>
          <w:szCs w:val="24"/>
          <w:lang w:eastAsia="en-US"/>
        </w:rPr>
        <w:t xml:space="preserve"> в‍ х</w:t>
      </w:r>
      <w:r w:rsidRPr="00C730B6">
        <w:rPr>
          <w:szCs w:val="24"/>
          <w:lang w:eastAsia="en-US"/>
        </w:rPr>
        <w:t>оде контроля выполнения мероприятий, предусмотренных утверждённым Планом мероприятий, обстоятельств, требующих изменения Плана мероприятий (сроков, состава мероприятий, формулировок</w:t>
      </w:r>
      <w:r w:rsidR="00835B9A" w:rsidRPr="00C730B6">
        <w:rPr>
          <w:szCs w:val="24"/>
          <w:lang w:eastAsia="en-US"/>
        </w:rPr>
        <w:t xml:space="preserve"> и‍ т</w:t>
      </w:r>
      <w:r w:rsidRPr="00C730B6">
        <w:rPr>
          <w:szCs w:val="24"/>
          <w:lang w:eastAsia="en-US"/>
        </w:rPr>
        <w:t>.д.);</w:t>
      </w:r>
    </w:p>
    <w:p w14:paraId="7A631B11" w14:textId="757D4F38" w:rsidR="00B04949" w:rsidRPr="00C730B6" w:rsidRDefault="00B04949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 xml:space="preserve">обнаружения новых актуальных угроз безопасности информации </w:t>
      </w:r>
      <w:r w:rsidRPr="00C730B6">
        <w:rPr>
          <w:szCs w:val="24"/>
          <w:lang w:eastAsia="en-US"/>
        </w:rPr>
        <w:br/>
        <w:t xml:space="preserve">(далее – УБИ) </w:t>
      </w:r>
      <w:r w:rsidR="003C4636" w:rsidRPr="00C730B6">
        <w:rPr>
          <w:szCs w:val="24"/>
          <w:lang w:eastAsia="en-US"/>
        </w:rPr>
        <w:t>НПФ Альфа</w:t>
      </w:r>
      <w:r w:rsidRPr="00C730B6">
        <w:rPr>
          <w:szCs w:val="24"/>
          <w:lang w:eastAsia="en-US"/>
        </w:rPr>
        <w:t>;</w:t>
      </w:r>
    </w:p>
    <w:p w14:paraId="47124739" w14:textId="533E5E8D" w:rsidR="00B04949" w:rsidRPr="00C730B6" w:rsidRDefault="00B04949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</w:rPr>
        <w:t>выявления чрезвычайной ситуации, указывающей</w:t>
      </w:r>
      <w:r w:rsidR="00835B9A" w:rsidRPr="00C730B6">
        <w:rPr>
          <w:szCs w:val="24"/>
        </w:rPr>
        <w:t xml:space="preserve"> на‍ н</w:t>
      </w:r>
      <w:r w:rsidRPr="00C730B6">
        <w:rPr>
          <w:szCs w:val="24"/>
        </w:rPr>
        <w:t xml:space="preserve">едостаточные меры обеспечения информационной безопасности </w:t>
      </w:r>
      <w:r w:rsidR="003C4636" w:rsidRPr="00C730B6">
        <w:rPr>
          <w:szCs w:val="24"/>
        </w:rPr>
        <w:t>НПФ Альфа</w:t>
      </w:r>
      <w:r w:rsidRPr="00C730B6">
        <w:rPr>
          <w:szCs w:val="24"/>
        </w:rPr>
        <w:t>;</w:t>
      </w:r>
    </w:p>
    <w:p w14:paraId="23432CDA" w14:textId="77777777" w:rsidR="006C760E" w:rsidRPr="00C730B6" w:rsidRDefault="006C760E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возникновения иных причин, препятствующих проведению мероприятия.</w:t>
      </w:r>
    </w:p>
    <w:p w14:paraId="631C642F" w14:textId="77777777" w:rsidR="006C760E" w:rsidRPr="00C730B6" w:rsidRDefault="006C760E" w:rsidP="00835B9A">
      <w:pPr>
        <w:pStyle w:val="13"/>
        <w:numPr>
          <w:ilvl w:val="0"/>
          <w:numId w:val="1"/>
        </w:numPr>
        <w:spacing w:before="240" w:after="240" w:line="300" w:lineRule="auto"/>
        <w:jc w:val="both"/>
        <w:outlineLvl w:val="0"/>
        <w:rPr>
          <w:sz w:val="28"/>
          <w:szCs w:val="24"/>
        </w:rPr>
      </w:pPr>
      <w:bookmarkStart w:id="6" w:name="_Toc89432233"/>
      <w:bookmarkStart w:id="7" w:name="_Toc225520644"/>
      <w:r w:rsidRPr="00C730B6">
        <w:rPr>
          <w:caps w:val="0"/>
          <w:sz w:val="28"/>
          <w:szCs w:val="24"/>
        </w:rPr>
        <w:t>Контроль выполнения плана мероприятий</w:t>
      </w:r>
      <w:bookmarkEnd w:id="6"/>
      <w:bookmarkEnd w:id="7"/>
    </w:p>
    <w:p w14:paraId="533C59BB" w14:textId="72699C1C" w:rsidR="006C760E" w:rsidRPr="00C730B6" w:rsidRDefault="006C760E" w:rsidP="00835B9A">
      <w:pPr>
        <w:pStyle w:val="2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>Каждое мероприятие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и‍ м</w:t>
      </w:r>
      <w:r w:rsidR="00B04949" w:rsidRPr="00C730B6">
        <w:rPr>
          <w:rFonts w:ascii="Times New Roman" w:hAnsi="Times New Roman" w:cs="Times New Roman"/>
          <w:sz w:val="24"/>
          <w:szCs w:val="24"/>
        </w:rPr>
        <w:t xml:space="preserve">ера защиты </w:t>
      </w:r>
      <w:r w:rsidRPr="00C730B6">
        <w:rPr>
          <w:rFonts w:ascii="Times New Roman" w:hAnsi="Times New Roman" w:cs="Times New Roman"/>
          <w:sz w:val="24"/>
          <w:szCs w:val="24"/>
        </w:rPr>
        <w:t>Плана мероприятий должн</w:t>
      </w:r>
      <w:r w:rsidR="00B04949" w:rsidRPr="00C730B6">
        <w:rPr>
          <w:rFonts w:ascii="Times New Roman" w:hAnsi="Times New Roman" w:cs="Times New Roman"/>
          <w:sz w:val="24"/>
          <w:szCs w:val="24"/>
        </w:rPr>
        <w:t>ы быть реализованы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в‍ у</w:t>
      </w:r>
      <w:r w:rsidRPr="00C730B6">
        <w:rPr>
          <w:rFonts w:ascii="Times New Roman" w:hAnsi="Times New Roman" w:cs="Times New Roman"/>
          <w:sz w:val="24"/>
          <w:szCs w:val="24"/>
        </w:rPr>
        <w:t>становленные сроки.</w:t>
      </w:r>
    </w:p>
    <w:p w14:paraId="4D4B4209" w14:textId="1F86A01D" w:rsidR="006C760E" w:rsidRPr="00C730B6" w:rsidRDefault="006C760E" w:rsidP="00835B9A">
      <w:pPr>
        <w:pStyle w:val="2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lastRenderedPageBreak/>
        <w:t>Контроль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за‍ в</w:t>
      </w:r>
      <w:r w:rsidRPr="00C730B6">
        <w:rPr>
          <w:rFonts w:ascii="Times New Roman" w:hAnsi="Times New Roman" w:cs="Times New Roman"/>
          <w:sz w:val="24"/>
          <w:szCs w:val="24"/>
        </w:rPr>
        <w:t>ыполнением мероприятий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и‍ м</w:t>
      </w:r>
      <w:r w:rsidR="00B04949" w:rsidRPr="00C730B6">
        <w:rPr>
          <w:rFonts w:ascii="Times New Roman" w:hAnsi="Times New Roman" w:cs="Times New Roman"/>
          <w:sz w:val="24"/>
          <w:szCs w:val="24"/>
        </w:rPr>
        <w:t>ер защиты</w:t>
      </w:r>
      <w:r w:rsidRPr="00C730B6">
        <w:rPr>
          <w:rFonts w:ascii="Times New Roman" w:hAnsi="Times New Roman" w:cs="Times New Roman"/>
          <w:sz w:val="24"/>
          <w:szCs w:val="24"/>
        </w:rPr>
        <w:t xml:space="preserve">, предусмотренных Планом мероприятий, осуществляется </w:t>
      </w:r>
      <w:r w:rsidR="00FF2BC3" w:rsidRPr="00C730B6">
        <w:rPr>
          <w:rFonts w:ascii="Times New Roman" w:hAnsi="Times New Roman" w:cs="Times New Roman"/>
          <w:sz w:val="24"/>
          <w:szCs w:val="24"/>
        </w:rPr>
        <w:t>руководителем УИБ</w:t>
      </w:r>
      <w:r w:rsidRPr="00C730B6">
        <w:rPr>
          <w:rFonts w:ascii="Times New Roman" w:hAnsi="Times New Roman" w:cs="Times New Roman"/>
          <w:sz w:val="24"/>
          <w:szCs w:val="24"/>
        </w:rPr>
        <w:t>.</w:t>
      </w:r>
    </w:p>
    <w:p w14:paraId="5B312AB6" w14:textId="14BBE727" w:rsidR="006C760E" w:rsidRPr="00C730B6" w:rsidRDefault="00FF2BC3" w:rsidP="00835B9A">
      <w:pPr>
        <w:pStyle w:val="2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>Руководитель УИБ</w:t>
      </w:r>
      <w:r w:rsidR="006C760E" w:rsidRPr="00C730B6">
        <w:rPr>
          <w:rFonts w:ascii="Times New Roman" w:hAnsi="Times New Roman" w:cs="Times New Roman"/>
          <w:sz w:val="24"/>
          <w:szCs w:val="24"/>
        </w:rPr>
        <w:t>, руководствуясь сроками выполнения мероприятий, осуществляет проверку выполнения мероприятий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и‍ р</w:t>
      </w:r>
      <w:r w:rsidR="00B04949" w:rsidRPr="00C730B6">
        <w:rPr>
          <w:rFonts w:ascii="Times New Roman" w:hAnsi="Times New Roman" w:cs="Times New Roman"/>
          <w:sz w:val="24"/>
          <w:szCs w:val="24"/>
        </w:rPr>
        <w:t>еализации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мер‍ з</w:t>
      </w:r>
      <w:r w:rsidR="00B04949" w:rsidRPr="00C730B6">
        <w:rPr>
          <w:rFonts w:ascii="Times New Roman" w:hAnsi="Times New Roman" w:cs="Times New Roman"/>
          <w:sz w:val="24"/>
          <w:szCs w:val="24"/>
        </w:rPr>
        <w:t xml:space="preserve">ащиты </w:t>
      </w:r>
      <w:r w:rsidR="006C760E" w:rsidRPr="00C730B6">
        <w:rPr>
          <w:rFonts w:ascii="Times New Roman" w:hAnsi="Times New Roman" w:cs="Times New Roman"/>
          <w:sz w:val="24"/>
          <w:szCs w:val="24"/>
        </w:rPr>
        <w:t>ответственными лицами, основываясь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на‍ д</w:t>
      </w:r>
      <w:r w:rsidR="006C760E" w:rsidRPr="00C730B6">
        <w:rPr>
          <w:rFonts w:ascii="Times New Roman" w:hAnsi="Times New Roman" w:cs="Times New Roman"/>
          <w:sz w:val="24"/>
          <w:szCs w:val="24"/>
        </w:rPr>
        <w:t>окументальном подтверждении факта выполнения мероприятий.</w:t>
      </w:r>
    </w:p>
    <w:p w14:paraId="084060FC" w14:textId="0AC5D5E6" w:rsidR="006C760E" w:rsidRPr="00C730B6" w:rsidRDefault="006C760E" w:rsidP="00835B9A">
      <w:pPr>
        <w:pStyle w:val="2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>В случаях выявления фактов неисполнения мероприятий (в</w:t>
      </w:r>
      <w:r w:rsidR="00835B9A" w:rsidRPr="00C730B6">
        <w:rPr>
          <w:rFonts w:ascii="Times New Roman" w:hAnsi="Times New Roman" w:cs="Times New Roman"/>
          <w:sz w:val="24"/>
          <w:szCs w:val="24"/>
        </w:rPr>
        <w:t xml:space="preserve"> том‍ ч</w:t>
      </w:r>
      <w:r w:rsidRPr="00C730B6">
        <w:rPr>
          <w:rFonts w:ascii="Times New Roman" w:hAnsi="Times New Roman" w:cs="Times New Roman"/>
          <w:sz w:val="24"/>
          <w:szCs w:val="24"/>
        </w:rPr>
        <w:t xml:space="preserve">исле неполного исполнения), предусмотренных Планом мероприятий, </w:t>
      </w:r>
      <w:r w:rsidR="00FF2BC3" w:rsidRPr="00C730B6">
        <w:rPr>
          <w:rFonts w:ascii="Times New Roman" w:hAnsi="Times New Roman" w:cs="Times New Roman"/>
          <w:sz w:val="24"/>
          <w:szCs w:val="24"/>
        </w:rPr>
        <w:t xml:space="preserve">руководитель УИБ </w:t>
      </w:r>
      <w:r w:rsidR="00835B9A" w:rsidRPr="00C730B6">
        <w:rPr>
          <w:rFonts w:ascii="Times New Roman" w:hAnsi="Times New Roman" w:cs="Times New Roman"/>
          <w:sz w:val="24"/>
          <w:szCs w:val="24"/>
        </w:rPr>
        <w:t>при‍</w:t>
      </w:r>
      <w:r w:rsidRPr="00C730B6">
        <w:rPr>
          <w:rFonts w:ascii="Times New Roman" w:hAnsi="Times New Roman" w:cs="Times New Roman"/>
          <w:sz w:val="24"/>
          <w:szCs w:val="24"/>
        </w:rPr>
        <w:t>, проводит:</w:t>
      </w:r>
    </w:p>
    <w:p w14:paraId="28D5675C" w14:textId="2C28F9A8" w:rsidR="006C760E" w:rsidRPr="00C730B6" w:rsidRDefault="006C760E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установление причин неисполнения мероприятий (в срок</w:t>
      </w:r>
      <w:r w:rsidR="00835B9A" w:rsidRPr="00C730B6">
        <w:rPr>
          <w:szCs w:val="24"/>
          <w:lang w:eastAsia="en-US"/>
        </w:rPr>
        <w:t xml:space="preserve"> не‍ б</w:t>
      </w:r>
      <w:r w:rsidRPr="00C730B6">
        <w:rPr>
          <w:szCs w:val="24"/>
          <w:lang w:eastAsia="en-US"/>
        </w:rPr>
        <w:t>олее 5 рабочих дней</w:t>
      </w:r>
      <w:r w:rsidR="00835B9A" w:rsidRPr="00C730B6">
        <w:rPr>
          <w:szCs w:val="24"/>
          <w:lang w:eastAsia="en-US"/>
        </w:rPr>
        <w:t xml:space="preserve"> с‍ м</w:t>
      </w:r>
      <w:r w:rsidRPr="00C730B6">
        <w:rPr>
          <w:szCs w:val="24"/>
          <w:lang w:eastAsia="en-US"/>
        </w:rPr>
        <w:t>омента выявления факта неисполнения мероприятия);</w:t>
      </w:r>
    </w:p>
    <w:p w14:paraId="1DEAF6A9" w14:textId="1640DE73" w:rsidR="006C760E" w:rsidRPr="00C730B6" w:rsidRDefault="00835B9A" w:rsidP="00835B9A">
      <w:pPr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к</w:t>
      </w:r>
      <w:r w:rsidR="006C760E" w:rsidRPr="00C730B6">
        <w:rPr>
          <w:szCs w:val="24"/>
          <w:lang w:eastAsia="en-US"/>
        </w:rPr>
        <w:t>орректировк</w:t>
      </w:r>
      <w:r w:rsidR="00FF2BC3" w:rsidRPr="00C730B6">
        <w:rPr>
          <w:szCs w:val="24"/>
          <w:lang w:eastAsia="en-US"/>
        </w:rPr>
        <w:t xml:space="preserve">у </w:t>
      </w:r>
      <w:r w:rsidR="006C760E" w:rsidRPr="00C730B6">
        <w:rPr>
          <w:szCs w:val="24"/>
          <w:lang w:eastAsia="en-US"/>
        </w:rPr>
        <w:t>Плана мероприятий (в срок</w:t>
      </w:r>
      <w:r w:rsidRPr="00C730B6">
        <w:rPr>
          <w:szCs w:val="24"/>
          <w:lang w:eastAsia="en-US"/>
        </w:rPr>
        <w:t xml:space="preserve"> не‍ б</w:t>
      </w:r>
      <w:r w:rsidR="006C760E" w:rsidRPr="00C730B6">
        <w:rPr>
          <w:szCs w:val="24"/>
          <w:lang w:eastAsia="en-US"/>
        </w:rPr>
        <w:t xml:space="preserve">олее </w:t>
      </w:r>
      <w:ins w:id="8" w:author="azvon" w:date="2026-07-19T23:37:00Z">
        <w:r w:rsidR="00102884">
          <w:rPr>
            <w:szCs w:val="24"/>
            <w:lang w:val="en-US" w:eastAsia="en-US"/>
          </w:rPr>
          <w:t>5</w:t>
        </w:r>
      </w:ins>
      <w:del w:id="9" w:author="azvon" w:date="2026-07-19T23:37:00Z">
        <w:r w:rsidR="006C760E" w:rsidRPr="00C730B6" w:rsidDel="00102884">
          <w:rPr>
            <w:szCs w:val="24"/>
            <w:lang w:eastAsia="en-US"/>
          </w:rPr>
          <w:delText>10</w:delText>
        </w:r>
      </w:del>
      <w:r w:rsidR="006C760E" w:rsidRPr="00C730B6">
        <w:rPr>
          <w:szCs w:val="24"/>
          <w:lang w:eastAsia="en-US"/>
        </w:rPr>
        <w:t> рабочих дней</w:t>
      </w:r>
      <w:r w:rsidRPr="00C730B6">
        <w:rPr>
          <w:szCs w:val="24"/>
          <w:lang w:eastAsia="en-US"/>
        </w:rPr>
        <w:t xml:space="preserve"> с‍ м</w:t>
      </w:r>
      <w:r w:rsidR="006C760E" w:rsidRPr="00C730B6">
        <w:rPr>
          <w:szCs w:val="24"/>
          <w:lang w:eastAsia="en-US"/>
        </w:rPr>
        <w:t>омента установления причин неисполнения мероприятия).</w:t>
      </w:r>
      <w:bookmarkStart w:id="10" w:name="_GoBack"/>
      <w:bookmarkEnd w:id="10"/>
    </w:p>
    <w:p w14:paraId="5A057AC0" w14:textId="77777777" w:rsidR="006C760E" w:rsidRPr="00C730B6" w:rsidRDefault="006C760E" w:rsidP="00835B9A">
      <w:pPr>
        <w:pStyle w:val="13"/>
        <w:numPr>
          <w:ilvl w:val="0"/>
          <w:numId w:val="1"/>
        </w:numPr>
        <w:spacing w:before="240" w:after="240" w:line="300" w:lineRule="auto"/>
        <w:jc w:val="both"/>
        <w:outlineLvl w:val="0"/>
        <w:rPr>
          <w:caps w:val="0"/>
          <w:sz w:val="28"/>
          <w:szCs w:val="24"/>
        </w:rPr>
      </w:pPr>
      <w:bookmarkStart w:id="11" w:name="_Toc89432234"/>
      <w:bookmarkStart w:id="12" w:name="_Toc225520645"/>
      <w:r w:rsidRPr="00C730B6">
        <w:rPr>
          <w:caps w:val="0"/>
          <w:sz w:val="28"/>
          <w:szCs w:val="24"/>
        </w:rPr>
        <w:t>Ответственность</w:t>
      </w:r>
      <w:bookmarkEnd w:id="11"/>
      <w:bookmarkEnd w:id="12"/>
    </w:p>
    <w:p w14:paraId="1F42EAEC" w14:textId="26DDE09F" w:rsidR="006C760E" w:rsidRPr="00C730B6" w:rsidRDefault="00FF2BC3" w:rsidP="00835B9A">
      <w:pPr>
        <w:pStyle w:val="2"/>
        <w:keepNext/>
        <w:keepLines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730B6">
        <w:rPr>
          <w:rFonts w:ascii="Times New Roman" w:hAnsi="Times New Roman" w:cs="Times New Roman"/>
          <w:sz w:val="24"/>
          <w:szCs w:val="24"/>
        </w:rPr>
        <w:t xml:space="preserve">Руководитель УИБ </w:t>
      </w:r>
      <w:r w:rsidR="006C760E" w:rsidRPr="00C730B6">
        <w:rPr>
          <w:rFonts w:ascii="Times New Roman" w:hAnsi="Times New Roman" w:cs="Times New Roman"/>
          <w:sz w:val="24"/>
          <w:szCs w:val="24"/>
        </w:rPr>
        <w:t>несёт ответственность за:</w:t>
      </w:r>
    </w:p>
    <w:p w14:paraId="653B2B09" w14:textId="13021769" w:rsidR="006C760E" w:rsidRPr="00C730B6" w:rsidRDefault="006C760E" w:rsidP="00835B9A">
      <w:pPr>
        <w:keepNext/>
        <w:keepLines/>
        <w:numPr>
          <w:ilvl w:val="0"/>
          <w:numId w:val="2"/>
        </w:numPr>
        <w:contextualSpacing/>
        <w:rPr>
          <w:szCs w:val="24"/>
          <w:lang w:eastAsia="en-US"/>
        </w:rPr>
      </w:pPr>
      <w:r w:rsidRPr="00C730B6">
        <w:rPr>
          <w:szCs w:val="24"/>
          <w:lang w:eastAsia="en-US"/>
        </w:rPr>
        <w:t>качественную</w:t>
      </w:r>
      <w:r w:rsidR="00835B9A" w:rsidRPr="00C730B6">
        <w:rPr>
          <w:szCs w:val="24"/>
          <w:lang w:eastAsia="en-US"/>
        </w:rPr>
        <w:t xml:space="preserve"> и‍ с</w:t>
      </w:r>
      <w:r w:rsidRPr="00C730B6">
        <w:rPr>
          <w:szCs w:val="24"/>
          <w:lang w:eastAsia="en-US"/>
        </w:rPr>
        <w:t>воевременную подготовку Плана мероприятий;</w:t>
      </w:r>
    </w:p>
    <w:p w14:paraId="29EEE72A" w14:textId="48C29225" w:rsidR="006C760E" w:rsidRPr="00C730B6" w:rsidRDefault="003644FE" w:rsidP="00835B9A">
      <w:pPr>
        <w:keepNext/>
        <w:keepLines/>
        <w:numPr>
          <w:ilvl w:val="0"/>
          <w:numId w:val="2"/>
        </w:numPr>
        <w:contextualSpacing/>
        <w:rPr>
          <w:rFonts w:eastAsia="Times New Roman"/>
          <w:szCs w:val="24"/>
        </w:rPr>
      </w:pPr>
      <w:r w:rsidRPr="00C730B6">
        <w:rPr>
          <w:szCs w:val="24"/>
          <w:lang w:eastAsia="en-US"/>
        </w:rPr>
        <w:t xml:space="preserve">организацию </w:t>
      </w:r>
      <w:r w:rsidR="006C760E" w:rsidRPr="00C730B6">
        <w:rPr>
          <w:szCs w:val="24"/>
          <w:lang w:eastAsia="en-US"/>
        </w:rPr>
        <w:t>своевременн</w:t>
      </w:r>
      <w:r w:rsidRPr="00C730B6">
        <w:rPr>
          <w:szCs w:val="24"/>
          <w:lang w:eastAsia="en-US"/>
        </w:rPr>
        <w:t>ого</w:t>
      </w:r>
      <w:r w:rsidR="00835B9A" w:rsidRPr="00C730B6">
        <w:rPr>
          <w:szCs w:val="24"/>
          <w:lang w:eastAsia="en-US"/>
        </w:rPr>
        <w:t xml:space="preserve"> и‍ к</w:t>
      </w:r>
      <w:r w:rsidR="006C760E" w:rsidRPr="00C730B6">
        <w:rPr>
          <w:szCs w:val="24"/>
          <w:lang w:eastAsia="en-US"/>
        </w:rPr>
        <w:t>ачественн</w:t>
      </w:r>
      <w:r w:rsidRPr="00C730B6">
        <w:rPr>
          <w:szCs w:val="24"/>
          <w:lang w:eastAsia="en-US"/>
        </w:rPr>
        <w:t>ого контроля</w:t>
      </w:r>
      <w:r w:rsidR="006C760E" w:rsidRPr="00C730B6">
        <w:rPr>
          <w:szCs w:val="24"/>
          <w:lang w:eastAsia="en-US"/>
        </w:rPr>
        <w:t xml:space="preserve"> выполнения мероприятий.</w:t>
      </w:r>
    </w:p>
    <w:p w14:paraId="4D270981" w14:textId="77777777" w:rsidR="003644FE" w:rsidRPr="00C730B6" w:rsidRDefault="003644FE" w:rsidP="006C760E">
      <w:pPr>
        <w:keepLines/>
        <w:ind w:firstLine="0"/>
        <w:rPr>
          <w:rFonts w:eastAsia="Calibri"/>
          <w:szCs w:val="24"/>
        </w:rPr>
        <w:sectPr w:rsidR="003644FE" w:rsidRPr="00C730B6" w:rsidSect="003644F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DA46C22" w14:textId="77777777" w:rsidR="00186559" w:rsidRPr="00C730B6" w:rsidRDefault="00186559" w:rsidP="00835B9A">
      <w:pPr>
        <w:pStyle w:val="13"/>
        <w:numPr>
          <w:ilvl w:val="0"/>
          <w:numId w:val="1"/>
        </w:numPr>
        <w:spacing w:before="240" w:after="240" w:line="300" w:lineRule="auto"/>
        <w:ind w:firstLine="0"/>
        <w:outlineLvl w:val="0"/>
        <w:rPr>
          <w:caps w:val="0"/>
          <w:sz w:val="28"/>
          <w:szCs w:val="24"/>
        </w:rPr>
      </w:pPr>
      <w:bookmarkStart w:id="13" w:name="_Toc108171989"/>
      <w:bookmarkStart w:id="14" w:name="_Toc225520646"/>
      <w:r w:rsidRPr="00C730B6">
        <w:rPr>
          <w:caps w:val="0"/>
          <w:sz w:val="28"/>
          <w:szCs w:val="24"/>
        </w:rPr>
        <w:lastRenderedPageBreak/>
        <w:t>Разовые мероприятия</w:t>
      </w:r>
      <w:bookmarkEnd w:id="13"/>
      <w:bookmarkEnd w:id="14"/>
    </w:p>
    <w:p w14:paraId="57D53F20" w14:textId="200D1008" w:rsidR="00186559" w:rsidRPr="00C730B6" w:rsidRDefault="00186559" w:rsidP="00186559">
      <w:pPr>
        <w:pStyle w:val="af1"/>
        <w:spacing w:line="288" w:lineRule="auto"/>
        <w:ind w:firstLine="709"/>
        <w:rPr>
          <w:sz w:val="24"/>
          <w:szCs w:val="28"/>
        </w:rPr>
      </w:pPr>
      <w:r w:rsidRPr="00C730B6">
        <w:rPr>
          <w:sz w:val="24"/>
          <w:szCs w:val="28"/>
        </w:rPr>
        <w:t>План разовых мероприятий</w:t>
      </w:r>
      <w:r w:rsidR="00835B9A" w:rsidRPr="00C730B6">
        <w:rPr>
          <w:sz w:val="24"/>
          <w:szCs w:val="28"/>
        </w:rPr>
        <w:t xml:space="preserve"> по‍ з</w:t>
      </w:r>
      <w:r w:rsidR="00223C4C" w:rsidRPr="00C730B6">
        <w:rPr>
          <w:sz w:val="24"/>
          <w:szCs w:val="28"/>
        </w:rPr>
        <w:t>ащите информации, обрабатываемой</w:t>
      </w:r>
      <w:r w:rsidR="00835B9A" w:rsidRPr="00C730B6">
        <w:rPr>
          <w:sz w:val="24"/>
          <w:szCs w:val="28"/>
        </w:rPr>
        <w:t xml:space="preserve"> </w:t>
      </w:r>
      <w:r w:rsidR="007423EB" w:rsidRPr="00C730B6">
        <w:rPr>
          <w:sz w:val="24"/>
          <w:szCs w:val="28"/>
        </w:rPr>
        <w:t xml:space="preserve">в </w:t>
      </w:r>
      <w:r w:rsidR="003C4636" w:rsidRPr="00C730B6">
        <w:rPr>
          <w:sz w:val="24"/>
          <w:szCs w:val="28"/>
        </w:rPr>
        <w:t>НПФ Альфа</w:t>
      </w:r>
      <w:r w:rsidR="00223C4C" w:rsidRPr="00C730B6">
        <w:rPr>
          <w:sz w:val="24"/>
          <w:szCs w:val="28"/>
        </w:rPr>
        <w:t>,</w:t>
      </w:r>
      <w:r w:rsidRPr="00C730B6">
        <w:rPr>
          <w:sz w:val="24"/>
          <w:szCs w:val="28"/>
        </w:rPr>
        <w:t xml:space="preserve"> представлен</w:t>
      </w:r>
      <w:r w:rsidR="00835B9A" w:rsidRPr="00C730B6">
        <w:rPr>
          <w:sz w:val="24"/>
          <w:szCs w:val="28"/>
        </w:rPr>
        <w:t xml:space="preserve"> в‍ т</w:t>
      </w:r>
      <w:r w:rsidRPr="00C730B6">
        <w:rPr>
          <w:sz w:val="24"/>
          <w:szCs w:val="28"/>
        </w:rPr>
        <w:t>аблице 1.</w:t>
      </w:r>
    </w:p>
    <w:p w14:paraId="2AE38252" w14:textId="77777777" w:rsidR="00186559" w:rsidRPr="00C730B6" w:rsidRDefault="00186559" w:rsidP="00186559">
      <w:pPr>
        <w:pStyle w:val="af4"/>
        <w:spacing w:before="0" w:after="0"/>
        <w:ind w:left="0"/>
        <w:rPr>
          <w:rFonts w:ascii="Times New Roman" w:hAnsi="Times New Roman" w:cs="Times New Roman"/>
          <w:b w:val="0"/>
          <w:szCs w:val="28"/>
        </w:rPr>
      </w:pPr>
      <w:r w:rsidRPr="00C730B6">
        <w:rPr>
          <w:rFonts w:ascii="Times New Roman" w:hAnsi="Times New Roman" w:cs="Times New Roman"/>
          <w:b w:val="0"/>
          <w:snapToGrid w:val="0"/>
          <w:szCs w:val="28"/>
        </w:rPr>
        <w:t xml:space="preserve">Таблица </w:t>
      </w:r>
      <w:r w:rsidRPr="00C730B6">
        <w:rPr>
          <w:rFonts w:ascii="Times New Roman" w:hAnsi="Times New Roman" w:cs="Times New Roman"/>
          <w:b w:val="0"/>
          <w:szCs w:val="28"/>
        </w:rPr>
        <w:t>1</w:t>
      </w:r>
      <w:r w:rsidRPr="00C730B6">
        <w:rPr>
          <w:rFonts w:ascii="Times New Roman" w:hAnsi="Times New Roman" w:cs="Times New Roman"/>
          <w:b w:val="0"/>
          <w:noProof/>
          <w:szCs w:val="28"/>
        </w:rPr>
        <w:t xml:space="preserve"> – </w:t>
      </w:r>
      <w:r w:rsidRPr="00C730B6">
        <w:rPr>
          <w:rFonts w:ascii="Times New Roman" w:hAnsi="Times New Roman" w:cs="Times New Roman"/>
          <w:b w:val="0"/>
          <w:snapToGrid w:val="0"/>
          <w:szCs w:val="28"/>
        </w:rPr>
        <w:t>Разовые мероприятия</w:t>
      </w:r>
    </w:p>
    <w:tbl>
      <w:tblPr>
        <w:tblW w:w="4997" w:type="pct"/>
        <w:tblInd w:w="5" w:type="dxa"/>
        <w:tblLook w:val="04A0" w:firstRow="1" w:lastRow="0" w:firstColumn="1" w:lastColumn="0" w:noHBand="0" w:noVBand="1"/>
      </w:tblPr>
      <w:tblGrid>
        <w:gridCol w:w="5177"/>
        <w:gridCol w:w="1857"/>
        <w:gridCol w:w="3731"/>
        <w:gridCol w:w="3786"/>
      </w:tblGrid>
      <w:tr w:rsidR="006D152F" w:rsidRPr="00C730B6" w14:paraId="0B6B8F27" w14:textId="77777777" w:rsidTr="001F6823">
        <w:trPr>
          <w:trHeight w:val="454"/>
          <w:tblHeader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750B5981" w14:textId="77777777" w:rsidR="006D152F" w:rsidRPr="00C730B6" w:rsidRDefault="006D152F" w:rsidP="00E275A5">
            <w:pPr>
              <w:pStyle w:val="12-"/>
              <w:spacing w:line="240" w:lineRule="auto"/>
              <w:ind w:left="0" w:right="0"/>
              <w:rPr>
                <w:rFonts w:ascii="Times New Roman" w:hAnsi="Times New Roman" w:cs="Times New Roman"/>
                <w:sz w:val="20"/>
                <w:lang w:eastAsia="en-US"/>
              </w:rPr>
            </w:pPr>
            <w:r w:rsidRPr="00C730B6">
              <w:rPr>
                <w:rFonts w:ascii="Times New Roman" w:hAnsi="Times New Roman" w:cs="Times New Roman"/>
                <w:sz w:val="20"/>
                <w:lang w:eastAsia="en-US"/>
              </w:rPr>
              <w:t>Наименование мероприятия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4F75A246" w14:textId="77777777" w:rsidR="006D152F" w:rsidRPr="00C730B6" w:rsidRDefault="006D152F" w:rsidP="00E275A5">
            <w:pPr>
              <w:pStyle w:val="12-"/>
              <w:spacing w:line="240" w:lineRule="auto"/>
              <w:ind w:left="0" w:right="0"/>
              <w:rPr>
                <w:rFonts w:ascii="Times New Roman" w:hAnsi="Times New Roman" w:cs="Times New Roman"/>
                <w:sz w:val="20"/>
                <w:lang w:eastAsia="en-US"/>
              </w:rPr>
            </w:pPr>
            <w:r w:rsidRPr="00C730B6">
              <w:rPr>
                <w:rFonts w:ascii="Times New Roman" w:hAnsi="Times New Roman" w:cs="Times New Roman"/>
                <w:sz w:val="20"/>
                <w:lang w:eastAsia="en-US"/>
              </w:rPr>
              <w:t>Периодичность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6EDF2D5F" w14:textId="0F3A6A8C" w:rsidR="006D152F" w:rsidRPr="00C730B6" w:rsidRDefault="006D152F" w:rsidP="006D152F">
            <w:pPr>
              <w:pStyle w:val="12-"/>
              <w:spacing w:line="240" w:lineRule="auto"/>
              <w:ind w:left="0" w:right="0"/>
              <w:rPr>
                <w:rFonts w:ascii="Times New Roman" w:hAnsi="Times New Roman" w:cs="Times New Roman"/>
                <w:sz w:val="20"/>
                <w:lang w:eastAsia="en-US"/>
              </w:rPr>
            </w:pPr>
            <w:r w:rsidRPr="00C730B6">
              <w:rPr>
                <w:rFonts w:ascii="Times New Roman" w:hAnsi="Times New Roman" w:cs="Times New Roman"/>
                <w:sz w:val="20"/>
                <w:lang w:eastAsia="en-US"/>
              </w:rPr>
              <w:t>Ответственный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5F9FAAE2" w14:textId="77777777" w:rsidR="006D152F" w:rsidRPr="00C730B6" w:rsidRDefault="006D152F" w:rsidP="00E275A5">
            <w:pPr>
              <w:pStyle w:val="12-"/>
              <w:spacing w:line="240" w:lineRule="auto"/>
              <w:ind w:left="0" w:right="0"/>
              <w:rPr>
                <w:rFonts w:ascii="Times New Roman" w:hAnsi="Times New Roman" w:cs="Times New Roman"/>
                <w:sz w:val="20"/>
                <w:lang w:eastAsia="en-US"/>
              </w:rPr>
            </w:pPr>
            <w:r w:rsidRPr="00C730B6">
              <w:rPr>
                <w:rFonts w:ascii="Times New Roman" w:hAnsi="Times New Roman" w:cs="Times New Roman"/>
                <w:sz w:val="20"/>
                <w:lang w:eastAsia="en-US"/>
              </w:rPr>
              <w:t>Примечание</w:t>
            </w:r>
          </w:p>
        </w:tc>
      </w:tr>
      <w:tr w:rsidR="006D152F" w:rsidRPr="00C730B6" w14:paraId="4156BF74" w14:textId="77777777" w:rsidTr="001F6823">
        <w:trPr>
          <w:trHeight w:val="454"/>
        </w:trPr>
        <w:tc>
          <w:tcPr>
            <w:tcW w:w="5000" w:type="pct"/>
            <w:gridSpan w:val="4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F76A1" w14:textId="3E12E2A3" w:rsidR="006D152F" w:rsidRPr="00C730B6" w:rsidRDefault="006D152F" w:rsidP="00E140D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C730B6">
              <w:rPr>
                <w:b/>
                <w:bCs/>
                <w:sz w:val="20"/>
                <w:szCs w:val="20"/>
                <w:lang w:eastAsia="en-US"/>
              </w:rPr>
              <w:t>Разработка организационно-распорядительной документации</w:t>
            </w:r>
            <w:r w:rsidR="00835B9A" w:rsidRPr="00C730B6">
              <w:rPr>
                <w:b/>
                <w:bCs/>
                <w:sz w:val="20"/>
                <w:szCs w:val="20"/>
                <w:lang w:eastAsia="en-US"/>
              </w:rPr>
              <w:t xml:space="preserve"> на‍ С</w:t>
            </w:r>
            <w:r w:rsidRPr="00C730B6">
              <w:rPr>
                <w:b/>
                <w:bCs/>
                <w:sz w:val="20"/>
                <w:szCs w:val="20"/>
                <w:lang w:eastAsia="en-US"/>
              </w:rPr>
              <w:t xml:space="preserve">ЗИ </w:t>
            </w:r>
            <w:r w:rsidR="003C4636" w:rsidRPr="00C730B6">
              <w:rPr>
                <w:b/>
                <w:bCs/>
                <w:sz w:val="20"/>
                <w:szCs w:val="20"/>
                <w:lang w:eastAsia="en-US"/>
              </w:rPr>
              <w:t>НПФ Альфа</w:t>
            </w:r>
          </w:p>
        </w:tc>
      </w:tr>
      <w:tr w:rsidR="006D152F" w:rsidRPr="00C730B6" w14:paraId="51D0150A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FB8B20" w14:textId="4A8F363E" w:rsidR="006D152F" w:rsidRPr="00C730B6" w:rsidRDefault="006D152F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Определение лиц, ответственных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="00D10AE5" w:rsidRPr="00C730B6">
              <w:rPr>
                <w:sz w:val="20"/>
                <w:lang w:eastAsia="en-US"/>
              </w:rPr>
              <w:t>ащиту информации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 xml:space="preserve"> (далее – 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информации)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151720" w14:textId="77777777" w:rsidR="006D152F" w:rsidRPr="00C730B6" w:rsidRDefault="006D152F" w:rsidP="00E275A5">
            <w:pPr>
              <w:pStyle w:val="GOSTTablenorm0"/>
              <w:ind w:left="0" w:right="0"/>
              <w:jc w:val="center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2511EC" w14:textId="53FE5EC0" w:rsidR="006D152F" w:rsidRPr="00C730B6" w:rsidRDefault="00FF2BC3" w:rsidP="00E275A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1925E9" w14:textId="0EC3F0C9" w:rsidR="006D152F" w:rsidRPr="00C730B6" w:rsidRDefault="006D152F" w:rsidP="00E275A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Назначение отдельным приказом лица</w:t>
            </w:r>
            <w:r w:rsidR="00835B9A" w:rsidRPr="00C730B6">
              <w:rPr>
                <w:sz w:val="20"/>
                <w:lang w:eastAsia="en-US"/>
              </w:rPr>
              <w:t xml:space="preserve"> или‍ л</w:t>
            </w:r>
            <w:r w:rsidRPr="00C730B6">
              <w:rPr>
                <w:sz w:val="20"/>
                <w:lang w:eastAsia="en-US"/>
              </w:rPr>
              <w:t>иц</w:t>
            </w:r>
            <w:r w:rsidR="00835B9A" w:rsidRPr="00C730B6">
              <w:rPr>
                <w:sz w:val="20"/>
                <w:lang w:eastAsia="en-US"/>
              </w:rPr>
              <w:t xml:space="preserve"> на‍ с</w:t>
            </w:r>
            <w:r w:rsidRPr="00C730B6">
              <w:rPr>
                <w:sz w:val="20"/>
                <w:lang w:eastAsia="en-US"/>
              </w:rPr>
              <w:t>оответствующие полномочия</w:t>
            </w:r>
          </w:p>
        </w:tc>
      </w:tr>
      <w:tr w:rsidR="00D10AE5" w:rsidRPr="00C730B6" w14:paraId="6AE0FAC7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E1E4E7" w14:textId="4AEFB9E8" w:rsidR="00D10AE5" w:rsidRPr="00C730B6" w:rsidRDefault="00D10AE5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bCs/>
                <w:sz w:val="20"/>
                <w:lang w:eastAsia="en-US"/>
              </w:rPr>
              <w:t>Формирование комиссии</w:t>
            </w:r>
            <w:r w:rsidR="00835B9A" w:rsidRPr="00C730B6">
              <w:rPr>
                <w:bCs/>
                <w:sz w:val="20"/>
                <w:lang w:eastAsia="en-US"/>
              </w:rPr>
              <w:t xml:space="preserve"> по‍ к</w:t>
            </w:r>
            <w:r w:rsidRPr="00C730B6">
              <w:rPr>
                <w:bCs/>
                <w:sz w:val="20"/>
                <w:lang w:eastAsia="en-US"/>
              </w:rPr>
              <w:t xml:space="preserve">лассификации </w:t>
            </w:r>
            <w:r w:rsidR="003C4636" w:rsidRPr="00C730B6">
              <w:rPr>
                <w:bCs/>
                <w:sz w:val="20"/>
                <w:lang w:eastAsia="en-US"/>
              </w:rPr>
              <w:t>НПФ Альфа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172A91" w14:textId="567C5811" w:rsidR="00D10AE5" w:rsidRPr="00C730B6" w:rsidRDefault="00D10AE5" w:rsidP="00D10AE5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8C7F2" w14:textId="6CFA0B02" w:rsidR="00D10AE5" w:rsidRPr="00C730B6" w:rsidRDefault="00FF2BC3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AB40C7" w14:textId="5D489B5D" w:rsidR="00D10AE5" w:rsidRPr="00C730B6" w:rsidRDefault="00D10AE5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Назначение отдельным приказом комиссии</w:t>
            </w:r>
            <w:r w:rsidR="00835B9A" w:rsidRPr="00C730B6">
              <w:rPr>
                <w:sz w:val="20"/>
                <w:lang w:eastAsia="en-US"/>
              </w:rPr>
              <w:t xml:space="preserve"> по‍ к</w:t>
            </w:r>
            <w:r w:rsidRPr="00C730B6">
              <w:rPr>
                <w:sz w:val="20"/>
                <w:lang w:eastAsia="en-US"/>
              </w:rPr>
              <w:t>лас</w:t>
            </w:r>
            <w:r w:rsidR="00835B9A" w:rsidRPr="00C730B6">
              <w:rPr>
                <w:sz w:val="20"/>
                <w:lang w:eastAsia="en-US"/>
              </w:rPr>
              <w:t>с</w:t>
            </w:r>
            <w:r w:rsidRPr="00C730B6">
              <w:rPr>
                <w:sz w:val="20"/>
                <w:lang w:eastAsia="en-US"/>
              </w:rPr>
              <w:t>ификации</w:t>
            </w:r>
          </w:p>
        </w:tc>
      </w:tr>
      <w:tr w:rsidR="00D10AE5" w:rsidRPr="00C730B6" w14:paraId="14D0B00D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9B215" w14:textId="63EA3197" w:rsidR="00D10AE5" w:rsidRPr="00C730B6" w:rsidRDefault="00D10AE5" w:rsidP="00D10AE5">
            <w:pPr>
              <w:pStyle w:val="GOSTTablenorm0"/>
              <w:ind w:left="0" w:right="0"/>
              <w:jc w:val="left"/>
              <w:rPr>
                <w:bCs/>
                <w:sz w:val="20"/>
                <w:lang w:eastAsia="en-US"/>
              </w:rPr>
            </w:pPr>
            <w:r w:rsidRPr="00C730B6">
              <w:rPr>
                <w:sz w:val="20"/>
              </w:rPr>
              <w:t xml:space="preserve">Классификация </w:t>
            </w:r>
            <w:r w:rsidR="003C4636" w:rsidRPr="00C730B6">
              <w:rPr>
                <w:bCs/>
                <w:sz w:val="20"/>
              </w:rPr>
              <w:t>НПФ Альфа</w:t>
            </w:r>
            <w:r w:rsidRPr="00C730B6">
              <w:rPr>
                <w:bCs/>
                <w:sz w:val="20"/>
              </w:rPr>
              <w:t>, разработка акта классификации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817625" w14:textId="28C953D3" w:rsidR="00D10AE5" w:rsidRPr="00C730B6" w:rsidRDefault="00D10AE5" w:rsidP="00D10AE5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E2ADA" w14:textId="3E0D067C" w:rsidR="00D10AE5" w:rsidRPr="00C730B6" w:rsidRDefault="00D10AE5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Комиссия</w:t>
            </w:r>
            <w:r w:rsidR="00835B9A" w:rsidRPr="00C730B6">
              <w:rPr>
                <w:sz w:val="20"/>
                <w:lang w:eastAsia="en-US"/>
              </w:rPr>
              <w:t xml:space="preserve"> по‍ к</w:t>
            </w:r>
            <w:r w:rsidRPr="00C730B6">
              <w:rPr>
                <w:sz w:val="20"/>
                <w:lang w:eastAsia="en-US"/>
              </w:rPr>
              <w:t>лассификации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DEDCFE" w14:textId="70166A5A" w:rsidR="00D10AE5" w:rsidRPr="00C730B6" w:rsidRDefault="00D10AE5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Проведение комиссией классификации. Утверждение акта классификации </w:t>
            </w:r>
          </w:p>
        </w:tc>
      </w:tr>
      <w:tr w:rsidR="0023384E" w:rsidRPr="00C730B6" w14:paraId="6EC84675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15AB84" w14:textId="2505F463" w:rsidR="0023384E" w:rsidRPr="00C730B6" w:rsidRDefault="0023384E" w:rsidP="00D10AE5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Анализ актуальных угроз безопасности информации</w:t>
            </w:r>
            <w:r w:rsidR="00835B9A" w:rsidRPr="00C730B6">
              <w:rPr>
                <w:sz w:val="20"/>
              </w:rPr>
              <w:t xml:space="preserve"> в‍ </w:t>
            </w:r>
            <w:r w:rsidR="003C4636" w:rsidRPr="00C730B6">
              <w:rPr>
                <w:sz w:val="20"/>
              </w:rPr>
              <w:t>НПФ Альфа</w:t>
            </w:r>
            <w:r w:rsidR="00EA3A85" w:rsidRPr="00C730B6">
              <w:rPr>
                <w:sz w:val="20"/>
              </w:rPr>
              <w:t xml:space="preserve"> </w:t>
            </w:r>
            <w:r w:rsidR="00835B9A" w:rsidRPr="00C730B6">
              <w:rPr>
                <w:sz w:val="20"/>
              </w:rPr>
              <w:t>и‍ р</w:t>
            </w:r>
            <w:r w:rsidRPr="00C730B6">
              <w:rPr>
                <w:sz w:val="20"/>
              </w:rPr>
              <w:t>азработка документа «Модель угроз», содержащего,</w:t>
            </w:r>
            <w:r w:rsidR="00835B9A" w:rsidRPr="00C730B6">
              <w:rPr>
                <w:sz w:val="20"/>
              </w:rPr>
              <w:t xml:space="preserve"> в‍ т</w:t>
            </w:r>
            <w:r w:rsidRPr="00C730B6">
              <w:rPr>
                <w:sz w:val="20"/>
              </w:rPr>
              <w:t>ом числе, модель нарушителя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1A2D2" w14:textId="00DACB87" w:rsidR="0023384E" w:rsidRPr="00C730B6" w:rsidRDefault="0023384E" w:rsidP="00D10AE5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B03127" w14:textId="704EDBB0" w:rsidR="0023384E" w:rsidRPr="00C730B6" w:rsidRDefault="0023384E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5A56FF" w14:textId="27D30BB9" w:rsidR="0023384E" w:rsidRPr="00C730B6" w:rsidRDefault="0023384E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-</w:t>
            </w:r>
          </w:p>
        </w:tc>
      </w:tr>
      <w:tr w:rsidR="00D10AE5" w:rsidRPr="00C730B6" w14:paraId="410C8C26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5A1ECC" w14:textId="10A372EE" w:rsidR="00D10AE5" w:rsidRPr="00C730B6" w:rsidRDefault="00D10AE5" w:rsidP="00D10AE5">
            <w:pPr>
              <w:pStyle w:val="GOSTTablenorm0"/>
              <w:ind w:left="0" w:right="0"/>
              <w:jc w:val="left"/>
              <w:rPr>
                <w:bCs/>
                <w:sz w:val="20"/>
                <w:lang w:eastAsia="en-US"/>
              </w:rPr>
            </w:pPr>
            <w:r w:rsidRPr="00C730B6">
              <w:rPr>
                <w:sz w:val="20"/>
              </w:rPr>
              <w:t>Формирование группы реагирования</w:t>
            </w:r>
            <w:r w:rsidR="00835B9A" w:rsidRPr="00C730B6">
              <w:rPr>
                <w:sz w:val="20"/>
              </w:rPr>
              <w:t xml:space="preserve"> на‍ и</w:t>
            </w:r>
            <w:r w:rsidRPr="00C730B6">
              <w:rPr>
                <w:sz w:val="20"/>
              </w:rPr>
              <w:t>нциденты информационной безопасности</w:t>
            </w:r>
            <w:r w:rsidR="00835B9A" w:rsidRPr="00C730B6">
              <w:rPr>
                <w:sz w:val="20"/>
              </w:rPr>
              <w:t xml:space="preserve"> в‍ </w:t>
            </w:r>
            <w:r w:rsidR="003C4636" w:rsidRPr="00C730B6">
              <w:rPr>
                <w:bCs/>
                <w:sz w:val="20"/>
              </w:rPr>
              <w:t>НПФ Альфа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5C576C" w14:textId="4EA18AA9" w:rsidR="00D10AE5" w:rsidRPr="00C730B6" w:rsidRDefault="00D10AE5" w:rsidP="00D10AE5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27F83" w14:textId="184AD70C" w:rsidR="00D10AE5" w:rsidRPr="00C730B6" w:rsidRDefault="00FF2BC3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327DB0" w14:textId="1D819405" w:rsidR="00D10AE5" w:rsidRPr="00C730B6" w:rsidRDefault="00D10AE5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Утверждение приказа</w:t>
            </w:r>
            <w:r w:rsidR="00835B9A" w:rsidRPr="00C730B6">
              <w:rPr>
                <w:sz w:val="20"/>
                <w:lang w:eastAsia="en-US"/>
              </w:rPr>
              <w:t xml:space="preserve"> о‍ ф</w:t>
            </w:r>
            <w:r w:rsidRPr="00C730B6">
              <w:rPr>
                <w:sz w:val="20"/>
                <w:lang w:eastAsia="en-US"/>
              </w:rPr>
              <w:t xml:space="preserve">ормировании </w:t>
            </w:r>
            <w:r w:rsidR="00253B7A" w:rsidRPr="00C730B6">
              <w:rPr>
                <w:sz w:val="20"/>
              </w:rPr>
              <w:t>группы реагирования на‍ инциденты информационной безопасности</w:t>
            </w:r>
          </w:p>
        </w:tc>
      </w:tr>
      <w:tr w:rsidR="00D10AE5" w:rsidRPr="00C730B6" w14:paraId="1722AA13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7924F9" w14:textId="71B62360" w:rsidR="00D10AE5" w:rsidRPr="00C730B6" w:rsidRDefault="00D10AE5" w:rsidP="00D10AE5">
            <w:pPr>
              <w:pStyle w:val="GOSTTablenorm0"/>
              <w:ind w:left="0" w:right="0"/>
              <w:jc w:val="left"/>
              <w:rPr>
                <w:bCs/>
                <w:sz w:val="20"/>
                <w:lang w:eastAsia="en-US"/>
              </w:rPr>
            </w:pPr>
            <w:r w:rsidRPr="00C730B6">
              <w:rPr>
                <w:sz w:val="20"/>
              </w:rPr>
              <w:t>Разработка</w:t>
            </w:r>
            <w:r w:rsidR="00835B9A" w:rsidRPr="00C730B6">
              <w:rPr>
                <w:sz w:val="20"/>
              </w:rPr>
              <w:t xml:space="preserve"> и‍ у</w:t>
            </w:r>
            <w:r w:rsidRPr="00C730B6">
              <w:rPr>
                <w:sz w:val="20"/>
              </w:rPr>
              <w:t>тверждение инструкции</w:t>
            </w:r>
            <w:r w:rsidR="00835B9A" w:rsidRPr="00C730B6">
              <w:rPr>
                <w:sz w:val="20"/>
              </w:rPr>
              <w:t xml:space="preserve"> по‍ р</w:t>
            </w:r>
            <w:r w:rsidRPr="00C730B6">
              <w:rPr>
                <w:sz w:val="20"/>
              </w:rPr>
              <w:t>еагированию</w:t>
            </w:r>
            <w:r w:rsidR="00835B9A" w:rsidRPr="00C730B6">
              <w:rPr>
                <w:sz w:val="20"/>
              </w:rPr>
              <w:t xml:space="preserve"> на‍ и</w:t>
            </w:r>
            <w:r w:rsidRPr="00C730B6">
              <w:rPr>
                <w:sz w:val="20"/>
              </w:rPr>
              <w:t>нциденты информационной безопасности</w:t>
            </w:r>
            <w:r w:rsidR="00835B9A" w:rsidRPr="00C730B6">
              <w:rPr>
                <w:sz w:val="20"/>
              </w:rPr>
              <w:t xml:space="preserve"> в‍ </w:t>
            </w:r>
            <w:r w:rsidR="003C4636" w:rsidRPr="00C730B6">
              <w:rPr>
                <w:bCs/>
                <w:sz w:val="20"/>
              </w:rPr>
              <w:t>НПФ Альфа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8C203F" w14:textId="26515A66" w:rsidR="00D10AE5" w:rsidRPr="00C730B6" w:rsidRDefault="00D10AE5" w:rsidP="00D10AE5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E0F25" w14:textId="5CCD43BB" w:rsidR="00D10AE5" w:rsidRPr="00C730B6" w:rsidRDefault="00AF380C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57CB64" w14:textId="1BB80078" w:rsidR="00D10AE5" w:rsidRPr="00C730B6" w:rsidRDefault="00D10AE5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-</w:t>
            </w:r>
          </w:p>
        </w:tc>
      </w:tr>
      <w:tr w:rsidR="00D10AE5" w:rsidRPr="00C730B6" w14:paraId="3FD5D587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25B602" w14:textId="60DB0B07" w:rsidR="00D10AE5" w:rsidRPr="00C730B6" w:rsidRDefault="00D10AE5" w:rsidP="00D10AE5">
            <w:pPr>
              <w:pStyle w:val="GOSTTablenorm0"/>
              <w:ind w:left="0" w:right="0"/>
              <w:jc w:val="left"/>
              <w:rPr>
                <w:bCs/>
                <w:sz w:val="20"/>
                <w:lang w:eastAsia="en-US"/>
              </w:rPr>
            </w:pPr>
            <w:r w:rsidRPr="00C730B6">
              <w:rPr>
                <w:sz w:val="20"/>
              </w:rPr>
              <w:t>Разработка</w:t>
            </w:r>
            <w:r w:rsidR="00835B9A" w:rsidRPr="00C730B6">
              <w:rPr>
                <w:sz w:val="20"/>
              </w:rPr>
              <w:t xml:space="preserve"> и‍ у</w:t>
            </w:r>
            <w:r w:rsidRPr="00C730B6">
              <w:rPr>
                <w:sz w:val="20"/>
              </w:rPr>
              <w:t>тверждение правил использования средств криптографической защиты информации</w:t>
            </w:r>
            <w:r w:rsidR="00835B9A" w:rsidRPr="00C730B6">
              <w:rPr>
                <w:sz w:val="20"/>
              </w:rPr>
              <w:t xml:space="preserve"> в‍ </w:t>
            </w:r>
            <w:r w:rsidR="003C4636" w:rsidRPr="00C730B6">
              <w:rPr>
                <w:sz w:val="20"/>
              </w:rPr>
              <w:t>НПФ Альфа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C436EF" w14:textId="1A05CF34" w:rsidR="00D10AE5" w:rsidRPr="00C730B6" w:rsidRDefault="00D10AE5" w:rsidP="00D10AE5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7C17E2" w14:textId="79557995" w:rsidR="00D10AE5" w:rsidRPr="00C730B6" w:rsidRDefault="00AF380C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Отдел сетевой безопасности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AD279F" w14:textId="00A26249" w:rsidR="00D10AE5" w:rsidRPr="00C730B6" w:rsidRDefault="00D10AE5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-</w:t>
            </w:r>
          </w:p>
        </w:tc>
      </w:tr>
      <w:tr w:rsidR="006D152F" w:rsidRPr="00C730B6" w14:paraId="3FEFFE7A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C3FFB8" w14:textId="7C2F3B2D" w:rsidR="006D152F" w:rsidRPr="00C730B6" w:rsidRDefault="006D152F" w:rsidP="00E275A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Определение лиц, ответственных</w:t>
            </w:r>
            <w:r w:rsidR="00835B9A" w:rsidRPr="00C730B6">
              <w:rPr>
                <w:sz w:val="20"/>
                <w:lang w:eastAsia="en-US"/>
              </w:rPr>
              <w:t xml:space="preserve"> за‍ п</w:t>
            </w:r>
            <w:r w:rsidRPr="00C730B6">
              <w:rPr>
                <w:sz w:val="20"/>
                <w:lang w:eastAsia="en-US"/>
              </w:rPr>
              <w:t>ланирование</w:t>
            </w:r>
            <w:r w:rsidR="00835B9A" w:rsidRPr="00C730B6">
              <w:rPr>
                <w:sz w:val="20"/>
                <w:lang w:eastAsia="en-US"/>
              </w:rPr>
              <w:t xml:space="preserve"> и‍ к</w:t>
            </w:r>
            <w:r w:rsidRPr="00C730B6">
              <w:rPr>
                <w:sz w:val="20"/>
                <w:lang w:eastAsia="en-US"/>
              </w:rPr>
              <w:t>онтроль мероприятий</w:t>
            </w:r>
            <w:r w:rsidR="00835B9A" w:rsidRPr="00C730B6">
              <w:rPr>
                <w:sz w:val="20"/>
                <w:lang w:eastAsia="en-US"/>
              </w:rPr>
              <w:t xml:space="preserve"> по‍ з</w:t>
            </w:r>
            <w:r w:rsidRPr="00C730B6">
              <w:rPr>
                <w:sz w:val="20"/>
                <w:lang w:eastAsia="en-US"/>
              </w:rPr>
              <w:t>ащите информации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5FC94" w14:textId="77777777" w:rsidR="006D152F" w:rsidRPr="00C730B6" w:rsidRDefault="006D152F" w:rsidP="00E275A5">
            <w:pPr>
              <w:pStyle w:val="GOSTTablenorm0"/>
              <w:ind w:left="0" w:right="0"/>
              <w:jc w:val="center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277F39" w14:textId="1546FC93" w:rsidR="006D152F" w:rsidRPr="00C730B6" w:rsidRDefault="00FF2BC3" w:rsidP="00E275A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B55E50" w14:textId="16A5621F" w:rsidR="006D152F" w:rsidRPr="00C730B6" w:rsidRDefault="006D152F" w:rsidP="00E275A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Назначение отдельным приказом лица</w:t>
            </w:r>
            <w:r w:rsidR="00835B9A" w:rsidRPr="00C730B6">
              <w:rPr>
                <w:sz w:val="20"/>
                <w:lang w:eastAsia="en-US"/>
              </w:rPr>
              <w:t xml:space="preserve"> или‍ л</w:t>
            </w:r>
            <w:r w:rsidRPr="00C730B6">
              <w:rPr>
                <w:sz w:val="20"/>
                <w:lang w:eastAsia="en-US"/>
              </w:rPr>
              <w:t>иц</w:t>
            </w:r>
            <w:r w:rsidR="00835B9A" w:rsidRPr="00C730B6">
              <w:rPr>
                <w:sz w:val="20"/>
                <w:lang w:eastAsia="en-US"/>
              </w:rPr>
              <w:t xml:space="preserve"> на‍ с</w:t>
            </w:r>
            <w:r w:rsidRPr="00C730B6">
              <w:rPr>
                <w:sz w:val="20"/>
                <w:lang w:eastAsia="en-US"/>
              </w:rPr>
              <w:t>оответствующие полномочия, либо закрепление указанных полномочий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тветственным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</w:t>
            </w:r>
          </w:p>
        </w:tc>
      </w:tr>
      <w:tr w:rsidR="006D152F" w:rsidRPr="00C730B6" w14:paraId="6D543857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0258DF" w14:textId="626B759B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Определение лиц, ответственных</w:t>
            </w:r>
            <w:r w:rsidR="00835B9A" w:rsidRPr="00C730B6">
              <w:rPr>
                <w:sz w:val="20"/>
                <w:lang w:eastAsia="en-US"/>
              </w:rPr>
              <w:t xml:space="preserve"> за‍ в</w:t>
            </w:r>
            <w:r w:rsidRPr="00C730B6">
              <w:rPr>
                <w:sz w:val="20"/>
                <w:lang w:eastAsia="en-US"/>
              </w:rPr>
              <w:t>ыявление инцидентов информационной безопасности</w:t>
            </w:r>
            <w:r w:rsidR="00835B9A" w:rsidRPr="00C730B6">
              <w:rPr>
                <w:sz w:val="20"/>
                <w:lang w:eastAsia="en-US"/>
              </w:rPr>
              <w:t xml:space="preserve"> и‍ р</w:t>
            </w:r>
            <w:r w:rsidRPr="00C730B6">
              <w:rPr>
                <w:sz w:val="20"/>
                <w:lang w:eastAsia="en-US"/>
              </w:rPr>
              <w:t>еагирование</w:t>
            </w:r>
            <w:r w:rsidR="00835B9A" w:rsidRPr="00C730B6">
              <w:rPr>
                <w:sz w:val="20"/>
                <w:lang w:eastAsia="en-US"/>
              </w:rPr>
              <w:t xml:space="preserve"> на‍ н</w:t>
            </w:r>
            <w:r w:rsidRPr="00C730B6">
              <w:rPr>
                <w:sz w:val="20"/>
                <w:lang w:eastAsia="en-US"/>
              </w:rPr>
              <w:t>их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1858F2" w14:textId="77777777" w:rsidR="006D152F" w:rsidRPr="00C730B6" w:rsidRDefault="006D152F" w:rsidP="008766FD">
            <w:pPr>
              <w:pStyle w:val="GOSTTablenorm0"/>
              <w:ind w:left="0" w:right="0"/>
              <w:jc w:val="center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193886" w14:textId="5D141952" w:rsidR="006D152F" w:rsidRPr="00C730B6" w:rsidRDefault="00FF2BC3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37EB8D" w14:textId="20DAE283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Назначение отдельным приказом лица</w:t>
            </w:r>
            <w:r w:rsidR="00835B9A" w:rsidRPr="00C730B6">
              <w:rPr>
                <w:sz w:val="20"/>
                <w:lang w:eastAsia="en-US"/>
              </w:rPr>
              <w:t xml:space="preserve"> или‍ л</w:t>
            </w:r>
            <w:r w:rsidRPr="00C730B6">
              <w:rPr>
                <w:sz w:val="20"/>
                <w:lang w:eastAsia="en-US"/>
              </w:rPr>
              <w:t>иц</w:t>
            </w:r>
            <w:r w:rsidR="00835B9A" w:rsidRPr="00C730B6">
              <w:rPr>
                <w:sz w:val="20"/>
                <w:lang w:eastAsia="en-US"/>
              </w:rPr>
              <w:t xml:space="preserve"> на‍ с</w:t>
            </w:r>
            <w:r w:rsidRPr="00C730B6">
              <w:rPr>
                <w:sz w:val="20"/>
                <w:lang w:eastAsia="en-US"/>
              </w:rPr>
              <w:t>оответствующие полномочия, либо закрепление указанных полномочий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тветственным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</w:t>
            </w:r>
          </w:p>
        </w:tc>
      </w:tr>
      <w:tr w:rsidR="006D152F" w:rsidRPr="00C730B6" w14:paraId="00188953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0263AE" w14:textId="4573BCF8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>Разработка, утверждение плана мероприятий</w:t>
            </w:r>
            <w:r w:rsidR="00835B9A" w:rsidRPr="00C730B6">
              <w:rPr>
                <w:sz w:val="20"/>
                <w:lang w:eastAsia="en-US"/>
              </w:rPr>
              <w:t xml:space="preserve"> по‍ з</w:t>
            </w:r>
            <w:r w:rsidRPr="00C730B6">
              <w:rPr>
                <w:sz w:val="20"/>
                <w:lang w:eastAsia="en-US"/>
              </w:rPr>
              <w:t>ащите информации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B6F0A4" w14:textId="77777777" w:rsidR="006D152F" w:rsidRPr="00C730B6" w:rsidRDefault="006D152F" w:rsidP="008766FD">
            <w:pPr>
              <w:pStyle w:val="GOSTTablenorm0"/>
              <w:ind w:left="0" w:right="0"/>
              <w:jc w:val="center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3A82AC" w14:textId="1EFB323F" w:rsidR="006D152F" w:rsidRPr="00C730B6" w:rsidRDefault="00FF2BC3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B579EC" w14:textId="24CC08C5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Утверждается вместе</w:t>
            </w:r>
            <w:r w:rsidR="00835B9A" w:rsidRPr="00C730B6">
              <w:rPr>
                <w:sz w:val="20"/>
                <w:lang w:eastAsia="en-US"/>
              </w:rPr>
              <w:t xml:space="preserve"> с‍ а</w:t>
            </w:r>
            <w:r w:rsidRPr="00C730B6">
              <w:rPr>
                <w:sz w:val="20"/>
                <w:lang w:eastAsia="en-US"/>
              </w:rPr>
              <w:t>ктом</w:t>
            </w:r>
            <w:r w:rsidR="00835B9A" w:rsidRPr="00C730B6">
              <w:rPr>
                <w:sz w:val="20"/>
                <w:lang w:eastAsia="en-US"/>
              </w:rPr>
              <w:t xml:space="preserve"> о‍ в</w:t>
            </w:r>
            <w:r w:rsidRPr="00C730B6">
              <w:rPr>
                <w:sz w:val="20"/>
                <w:lang w:eastAsia="en-US"/>
              </w:rPr>
              <w:t>воде</w:t>
            </w:r>
            <w:r w:rsidR="00835B9A" w:rsidRPr="00C730B6">
              <w:rPr>
                <w:sz w:val="20"/>
                <w:lang w:eastAsia="en-US"/>
              </w:rPr>
              <w:t xml:space="preserve"> СЗИ‍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="00835B9A" w:rsidRPr="00C730B6">
              <w:rPr>
                <w:sz w:val="20"/>
                <w:lang w:eastAsia="en-US"/>
              </w:rPr>
              <w:t xml:space="preserve"> в‍ э</w:t>
            </w:r>
            <w:r w:rsidRPr="00C730B6">
              <w:rPr>
                <w:sz w:val="20"/>
                <w:lang w:eastAsia="en-US"/>
              </w:rPr>
              <w:t>ксплуатацию</w:t>
            </w:r>
          </w:p>
          <w:p w14:paraId="12130E4E" w14:textId="5586EEAD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Актуализировать,</w:t>
            </w:r>
            <w:r w:rsidR="00835B9A" w:rsidRPr="00C730B6">
              <w:rPr>
                <w:sz w:val="20"/>
                <w:lang w:eastAsia="en-US"/>
              </w:rPr>
              <w:t xml:space="preserve"> при‍ н</w:t>
            </w:r>
            <w:r w:rsidRPr="00C730B6">
              <w:rPr>
                <w:sz w:val="20"/>
                <w:lang w:eastAsia="en-US"/>
              </w:rPr>
              <w:t>еобходимости</w:t>
            </w:r>
          </w:p>
        </w:tc>
      </w:tr>
      <w:tr w:rsidR="006D152F" w:rsidRPr="00C730B6" w14:paraId="098F4BDD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58F777" w14:textId="3BECD50E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Определение порядка контроля выполнения мероприятий</w:t>
            </w:r>
            <w:r w:rsidR="00835B9A" w:rsidRPr="00C730B6">
              <w:rPr>
                <w:sz w:val="20"/>
                <w:lang w:eastAsia="en-US"/>
              </w:rPr>
              <w:t xml:space="preserve"> по‍ о</w:t>
            </w:r>
            <w:r w:rsidRPr="00C730B6">
              <w:rPr>
                <w:sz w:val="20"/>
                <w:lang w:eastAsia="en-US"/>
              </w:rPr>
              <w:t>беспечению защиты информации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1A608F" w14:textId="77777777" w:rsidR="006D152F" w:rsidRPr="00C730B6" w:rsidRDefault="006D152F" w:rsidP="008766FD">
            <w:pPr>
              <w:pStyle w:val="GOSTTablenorm0"/>
              <w:ind w:left="0" w:right="0"/>
              <w:jc w:val="center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F70446" w14:textId="2E44A5B9" w:rsidR="006D152F" w:rsidRPr="00C730B6" w:rsidRDefault="004E5B10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98DC4C" w14:textId="7A878834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Разрабатывается</w:t>
            </w:r>
            <w:r w:rsidR="00835B9A" w:rsidRPr="00C730B6">
              <w:rPr>
                <w:sz w:val="20"/>
                <w:lang w:eastAsia="en-US"/>
              </w:rPr>
              <w:t xml:space="preserve"> и‍ у</w:t>
            </w:r>
            <w:r w:rsidRPr="00C730B6">
              <w:rPr>
                <w:sz w:val="20"/>
                <w:lang w:eastAsia="en-US"/>
              </w:rPr>
              <w:t>тверждается «План мероприятий</w:t>
            </w:r>
            <w:r w:rsidR="00835B9A" w:rsidRPr="00C730B6">
              <w:rPr>
                <w:sz w:val="20"/>
                <w:lang w:eastAsia="en-US"/>
              </w:rPr>
              <w:t xml:space="preserve"> по‍ з</w:t>
            </w:r>
            <w:r w:rsidR="00223C4C" w:rsidRPr="00C730B6">
              <w:rPr>
                <w:sz w:val="20"/>
                <w:lang w:eastAsia="en-US"/>
              </w:rPr>
              <w:t>ащите информации, обрабатываемой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="00223C4C" w:rsidRPr="00C730B6">
              <w:rPr>
                <w:sz w:val="20"/>
                <w:lang w:eastAsia="en-US"/>
              </w:rPr>
              <w:t>,</w:t>
            </w:r>
            <w:r w:rsidRPr="00C730B6">
              <w:rPr>
                <w:sz w:val="20"/>
                <w:lang w:eastAsia="en-US"/>
              </w:rPr>
              <w:t xml:space="preserve">». </w:t>
            </w:r>
          </w:p>
          <w:p w14:paraId="7848526E" w14:textId="2DB700AB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осуществляется</w:t>
            </w:r>
            <w:r w:rsidR="00835B9A" w:rsidRPr="00C730B6">
              <w:rPr>
                <w:sz w:val="20"/>
                <w:lang w:eastAsia="en-US"/>
              </w:rPr>
              <w:t xml:space="preserve"> в‍ с</w:t>
            </w:r>
            <w:r w:rsidRPr="00C730B6">
              <w:rPr>
                <w:sz w:val="20"/>
                <w:lang w:eastAsia="en-US"/>
              </w:rPr>
              <w:t>роки, определенные утвержденным планом</w:t>
            </w:r>
          </w:p>
        </w:tc>
      </w:tr>
      <w:tr w:rsidR="006D152F" w:rsidRPr="00C730B6" w14:paraId="423450FE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5E012D" w14:textId="430AD778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Определение лиц, ответственных</w:t>
            </w:r>
            <w:r w:rsidR="00835B9A" w:rsidRPr="00C730B6">
              <w:rPr>
                <w:sz w:val="20"/>
                <w:lang w:eastAsia="en-US"/>
              </w:rPr>
              <w:t xml:space="preserve"> за‍ у</w:t>
            </w:r>
            <w:r w:rsidRPr="00C730B6">
              <w:rPr>
                <w:sz w:val="20"/>
                <w:lang w:eastAsia="en-US"/>
              </w:rPr>
              <w:t>правление (администрирование)</w:t>
            </w:r>
            <w:r w:rsidR="00835B9A" w:rsidRPr="00C730B6">
              <w:rPr>
                <w:sz w:val="20"/>
                <w:lang w:eastAsia="en-US"/>
              </w:rPr>
              <w:t xml:space="preserve"> СЗИ‍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5FF56A" w14:textId="77777777" w:rsidR="006D152F" w:rsidRPr="00C730B6" w:rsidRDefault="006D152F" w:rsidP="008766FD">
            <w:pPr>
              <w:pStyle w:val="GOSTTablenorm0"/>
              <w:ind w:left="0" w:right="0"/>
              <w:jc w:val="center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56A3B9" w14:textId="20330EC7" w:rsidR="006D152F" w:rsidRPr="00C730B6" w:rsidRDefault="00FF2BC3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0F7625" w14:textId="653D8354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Назначение отдельным приказом лица</w:t>
            </w:r>
            <w:r w:rsidR="00835B9A" w:rsidRPr="00C730B6">
              <w:rPr>
                <w:sz w:val="20"/>
                <w:lang w:eastAsia="en-US"/>
              </w:rPr>
              <w:t xml:space="preserve"> или‍ л</w:t>
            </w:r>
            <w:r w:rsidRPr="00C730B6">
              <w:rPr>
                <w:sz w:val="20"/>
                <w:lang w:eastAsia="en-US"/>
              </w:rPr>
              <w:t>иц</w:t>
            </w:r>
            <w:r w:rsidR="00835B9A" w:rsidRPr="00C730B6">
              <w:rPr>
                <w:sz w:val="20"/>
                <w:lang w:eastAsia="en-US"/>
              </w:rPr>
              <w:t xml:space="preserve"> на‍ с</w:t>
            </w:r>
            <w:r w:rsidRPr="00C730B6">
              <w:rPr>
                <w:sz w:val="20"/>
                <w:lang w:eastAsia="en-US"/>
              </w:rPr>
              <w:t>оответствующие полномочия</w:t>
            </w:r>
          </w:p>
        </w:tc>
      </w:tr>
      <w:tr w:rsidR="006D152F" w:rsidRPr="00C730B6" w14:paraId="69D5768A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13FB29" w14:textId="4BE2F311" w:rsidR="006D152F" w:rsidRPr="00C730B6" w:rsidRDefault="006D152F" w:rsidP="00CB1C18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Определение лиц, ответственных</w:t>
            </w:r>
            <w:r w:rsidR="00835B9A" w:rsidRPr="00C730B6">
              <w:rPr>
                <w:sz w:val="20"/>
                <w:lang w:eastAsia="en-US"/>
              </w:rPr>
              <w:t xml:space="preserve"> за‍ э</w:t>
            </w:r>
            <w:r w:rsidRPr="00C730B6">
              <w:rPr>
                <w:sz w:val="20"/>
                <w:lang w:eastAsia="en-US"/>
              </w:rPr>
              <w:t>ксплуатацию средств криптографической защиты информации (далее – СКЗИ)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973A65" w14:textId="77777777" w:rsidR="006D152F" w:rsidRPr="00C730B6" w:rsidRDefault="006D152F" w:rsidP="00CB1C18">
            <w:pPr>
              <w:pStyle w:val="GOSTTablenorm0"/>
              <w:ind w:left="0" w:right="0"/>
              <w:jc w:val="center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A8211D" w14:textId="327133D6" w:rsidR="006D152F" w:rsidRPr="00C730B6" w:rsidRDefault="00FF2BC3" w:rsidP="00CB1C18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Отдел сетевой безопасности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30F28A" w14:textId="30AF9375" w:rsidR="006D152F" w:rsidRPr="00C730B6" w:rsidRDefault="006D152F" w:rsidP="00CB1C18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Назначение отдельным приказом лица</w:t>
            </w:r>
            <w:r w:rsidR="00835B9A" w:rsidRPr="00C730B6">
              <w:rPr>
                <w:sz w:val="20"/>
                <w:lang w:eastAsia="en-US"/>
              </w:rPr>
              <w:t xml:space="preserve"> или‍ л</w:t>
            </w:r>
            <w:r w:rsidRPr="00C730B6">
              <w:rPr>
                <w:sz w:val="20"/>
                <w:lang w:eastAsia="en-US"/>
              </w:rPr>
              <w:t>иц</w:t>
            </w:r>
            <w:r w:rsidR="00835B9A" w:rsidRPr="00C730B6">
              <w:rPr>
                <w:sz w:val="20"/>
                <w:lang w:eastAsia="en-US"/>
              </w:rPr>
              <w:t xml:space="preserve"> на‍ с</w:t>
            </w:r>
            <w:r w:rsidRPr="00C730B6">
              <w:rPr>
                <w:sz w:val="20"/>
                <w:lang w:eastAsia="en-US"/>
              </w:rPr>
              <w:t>оответствующие полномочия, либо закрепление указанных полномочий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тветственным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</w:t>
            </w:r>
          </w:p>
        </w:tc>
      </w:tr>
      <w:tr w:rsidR="006D152F" w:rsidRPr="00C730B6" w14:paraId="649442FB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31873E" w14:textId="53CB6131" w:rsidR="006D152F" w:rsidRPr="00C730B6" w:rsidRDefault="006D152F" w:rsidP="00CB1C18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Определение лиц, ответственных</w:t>
            </w:r>
            <w:r w:rsidR="00835B9A" w:rsidRPr="00C730B6">
              <w:rPr>
                <w:sz w:val="20"/>
                <w:lang w:eastAsia="en-US"/>
              </w:rPr>
              <w:t xml:space="preserve"> за‍ и</w:t>
            </w:r>
            <w:r w:rsidRPr="00C730B6">
              <w:rPr>
                <w:sz w:val="20"/>
                <w:lang w:eastAsia="en-US"/>
              </w:rPr>
              <w:t>нформирование</w:t>
            </w:r>
            <w:r w:rsidR="00835B9A" w:rsidRPr="00C730B6">
              <w:rPr>
                <w:sz w:val="20"/>
                <w:lang w:eastAsia="en-US"/>
              </w:rPr>
              <w:t xml:space="preserve"> и‍ о</w:t>
            </w:r>
            <w:r w:rsidRPr="00C730B6">
              <w:rPr>
                <w:sz w:val="20"/>
                <w:lang w:eastAsia="en-US"/>
              </w:rPr>
              <w:t>бучение персонала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1E19B6" w14:textId="77777777" w:rsidR="006D152F" w:rsidRPr="00C730B6" w:rsidRDefault="006D152F" w:rsidP="00CB1C18">
            <w:pPr>
              <w:pStyle w:val="GOSTTablenorm0"/>
              <w:ind w:left="0" w:right="0"/>
              <w:jc w:val="center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CD19D6" w14:textId="6877F1D7" w:rsidR="006D152F" w:rsidRPr="00C730B6" w:rsidRDefault="00FF2BC3" w:rsidP="00CB1C18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Отдел развития информационной безопасности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4545D2" w14:textId="50E2B184" w:rsidR="006D152F" w:rsidRPr="00C730B6" w:rsidRDefault="006D152F" w:rsidP="00CB1C18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Назначение отдельным приказом лица</w:t>
            </w:r>
            <w:r w:rsidR="00835B9A" w:rsidRPr="00C730B6">
              <w:rPr>
                <w:sz w:val="20"/>
                <w:lang w:eastAsia="en-US"/>
              </w:rPr>
              <w:t xml:space="preserve"> или‍ л</w:t>
            </w:r>
            <w:r w:rsidRPr="00C730B6">
              <w:rPr>
                <w:sz w:val="20"/>
                <w:lang w:eastAsia="en-US"/>
              </w:rPr>
              <w:t>иц</w:t>
            </w:r>
            <w:r w:rsidR="00835B9A" w:rsidRPr="00C730B6">
              <w:rPr>
                <w:sz w:val="20"/>
                <w:lang w:eastAsia="en-US"/>
              </w:rPr>
              <w:t xml:space="preserve"> на‍ с</w:t>
            </w:r>
            <w:r w:rsidRPr="00C730B6">
              <w:rPr>
                <w:sz w:val="20"/>
                <w:lang w:eastAsia="en-US"/>
              </w:rPr>
              <w:t>оответствующие полномочия, либо закрепление указанных полномочий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тветственным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</w:t>
            </w:r>
          </w:p>
        </w:tc>
      </w:tr>
      <w:tr w:rsidR="006D152F" w:rsidRPr="00C730B6" w14:paraId="517B89E2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DA9225" w14:textId="4A07999F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Определение лиц, которым разрешены действия</w:t>
            </w:r>
            <w:r w:rsidR="00835B9A" w:rsidRPr="00C730B6">
              <w:rPr>
                <w:sz w:val="20"/>
                <w:lang w:eastAsia="en-US"/>
              </w:rPr>
              <w:t xml:space="preserve"> по‍ в</w:t>
            </w:r>
            <w:r w:rsidRPr="00C730B6">
              <w:rPr>
                <w:sz w:val="20"/>
                <w:lang w:eastAsia="en-US"/>
              </w:rPr>
              <w:t>несению изменений</w:t>
            </w:r>
            <w:r w:rsidR="00835B9A" w:rsidRPr="00C730B6">
              <w:rPr>
                <w:sz w:val="20"/>
                <w:lang w:eastAsia="en-US"/>
              </w:rPr>
              <w:t xml:space="preserve"> в‍ к</w:t>
            </w:r>
            <w:r w:rsidRPr="00C730B6">
              <w:rPr>
                <w:sz w:val="20"/>
                <w:lang w:eastAsia="en-US"/>
              </w:rPr>
              <w:t xml:space="preserve">онфигурацию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="00835B9A" w:rsidRPr="00C730B6">
              <w:rPr>
                <w:sz w:val="20"/>
                <w:lang w:eastAsia="en-US"/>
              </w:rPr>
              <w:t xml:space="preserve"> и‍ С</w:t>
            </w:r>
            <w:r w:rsidRPr="00C730B6">
              <w:rPr>
                <w:sz w:val="20"/>
                <w:lang w:eastAsia="en-US"/>
              </w:rPr>
              <w:t xml:space="preserve">ЗИ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>,</w:t>
            </w:r>
            <w:r w:rsidR="00835B9A" w:rsidRPr="00C730B6">
              <w:rPr>
                <w:sz w:val="20"/>
                <w:lang w:eastAsia="en-US"/>
              </w:rPr>
              <w:t xml:space="preserve"> и‍ и</w:t>
            </w:r>
            <w:r w:rsidRPr="00C730B6">
              <w:rPr>
                <w:sz w:val="20"/>
                <w:lang w:eastAsia="en-US"/>
              </w:rPr>
              <w:t>х полномочий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254BB1" w14:textId="77777777" w:rsidR="006D152F" w:rsidRPr="00C730B6" w:rsidRDefault="006D152F" w:rsidP="008766FD">
            <w:pPr>
              <w:pStyle w:val="GOSTTablenorm0"/>
              <w:ind w:left="0" w:right="0"/>
              <w:jc w:val="center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D58C41" w14:textId="4B6FE6DC" w:rsidR="006D152F" w:rsidRPr="00C730B6" w:rsidRDefault="004E5B10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Владелец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97D7D7" w14:textId="06166059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Назначение отдельным приказом лица</w:t>
            </w:r>
            <w:r w:rsidR="00835B9A" w:rsidRPr="00C730B6">
              <w:rPr>
                <w:sz w:val="20"/>
                <w:lang w:eastAsia="en-US"/>
              </w:rPr>
              <w:t xml:space="preserve"> или‍ л</w:t>
            </w:r>
            <w:r w:rsidRPr="00C730B6">
              <w:rPr>
                <w:sz w:val="20"/>
                <w:lang w:eastAsia="en-US"/>
              </w:rPr>
              <w:t>иц</w:t>
            </w:r>
            <w:r w:rsidR="00835B9A" w:rsidRPr="00C730B6">
              <w:rPr>
                <w:sz w:val="20"/>
                <w:lang w:eastAsia="en-US"/>
              </w:rPr>
              <w:t xml:space="preserve"> на‍ с</w:t>
            </w:r>
            <w:r w:rsidRPr="00C730B6">
              <w:rPr>
                <w:sz w:val="20"/>
                <w:lang w:eastAsia="en-US"/>
              </w:rPr>
              <w:t>оответствующие полномочия.</w:t>
            </w:r>
          </w:p>
          <w:p w14:paraId="194043F3" w14:textId="39844D41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Разработка</w:t>
            </w:r>
            <w:r w:rsidR="00835B9A" w:rsidRPr="00C730B6">
              <w:rPr>
                <w:sz w:val="20"/>
                <w:lang w:eastAsia="en-US"/>
              </w:rPr>
              <w:t xml:space="preserve"> и‍ у</w:t>
            </w:r>
            <w:r w:rsidRPr="00C730B6">
              <w:rPr>
                <w:sz w:val="20"/>
                <w:lang w:eastAsia="en-US"/>
              </w:rPr>
              <w:t>тверждение регламента управления конфигурацией</w:t>
            </w:r>
            <w:r w:rsidR="00835B9A" w:rsidRPr="00C730B6">
              <w:rPr>
                <w:sz w:val="20"/>
                <w:lang w:eastAsia="en-US"/>
              </w:rPr>
              <w:t xml:space="preserve"> СЗИ‍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</w:tr>
      <w:tr w:rsidR="006D152F" w:rsidRPr="00C730B6" w14:paraId="1ADCCC8E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657D52" w14:textId="19F65659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Определение компоненто</w:t>
            </w:r>
            <w:r w:rsidR="00223C4C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="00835B9A" w:rsidRPr="00C730B6">
              <w:rPr>
                <w:sz w:val="20"/>
                <w:lang w:eastAsia="en-US"/>
              </w:rPr>
              <w:t xml:space="preserve"> и‍ С</w:t>
            </w:r>
            <w:r w:rsidRPr="00C730B6">
              <w:rPr>
                <w:sz w:val="20"/>
                <w:lang w:eastAsia="en-US"/>
              </w:rPr>
              <w:t xml:space="preserve">ЗИ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>, подлежащих изменению</w:t>
            </w:r>
            <w:r w:rsidR="00835B9A" w:rsidRPr="00C730B6">
              <w:rPr>
                <w:sz w:val="20"/>
                <w:lang w:eastAsia="en-US"/>
              </w:rPr>
              <w:t xml:space="preserve"> в‍ р</w:t>
            </w:r>
            <w:r w:rsidRPr="00C730B6">
              <w:rPr>
                <w:sz w:val="20"/>
                <w:lang w:eastAsia="en-US"/>
              </w:rPr>
              <w:t>амках управления конфигурацией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855A93" w14:textId="77777777" w:rsidR="006D152F" w:rsidRPr="00C730B6" w:rsidRDefault="006D152F" w:rsidP="008766FD">
            <w:pPr>
              <w:pStyle w:val="GOSTTablenorm0"/>
              <w:ind w:left="0" w:right="0"/>
              <w:jc w:val="center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F0A48D" w14:textId="3C7C8F40" w:rsidR="006D152F" w:rsidRPr="00C730B6" w:rsidRDefault="004523EC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Администратор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387B4D" w14:textId="104CAB90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Определить: программно-аппаратные, программные средства, включая средства защиты информации,</w:t>
            </w:r>
            <w:r w:rsidR="00835B9A" w:rsidRPr="00C730B6">
              <w:rPr>
                <w:sz w:val="20"/>
                <w:lang w:eastAsia="en-US"/>
              </w:rPr>
              <w:t xml:space="preserve"> их‍ н</w:t>
            </w:r>
            <w:r w:rsidRPr="00C730B6">
              <w:rPr>
                <w:sz w:val="20"/>
                <w:lang w:eastAsia="en-US"/>
              </w:rPr>
              <w:t>астройки</w:t>
            </w:r>
            <w:r w:rsidR="00835B9A" w:rsidRPr="00C730B6">
              <w:rPr>
                <w:sz w:val="20"/>
                <w:lang w:eastAsia="en-US"/>
              </w:rPr>
              <w:t xml:space="preserve"> и‍ п</w:t>
            </w:r>
            <w:r w:rsidRPr="00C730B6">
              <w:rPr>
                <w:sz w:val="20"/>
                <w:lang w:eastAsia="en-US"/>
              </w:rPr>
              <w:t>рограммный код, эксплуатационную документацию, интерфейсы, файлы</w:t>
            </w:r>
            <w:r w:rsidR="00835B9A" w:rsidRPr="00C730B6">
              <w:rPr>
                <w:sz w:val="20"/>
                <w:lang w:eastAsia="en-US"/>
              </w:rPr>
              <w:t xml:space="preserve"> и‍ и</w:t>
            </w:r>
            <w:r w:rsidRPr="00C730B6">
              <w:rPr>
                <w:sz w:val="20"/>
                <w:lang w:eastAsia="en-US"/>
              </w:rPr>
              <w:t>ные компоненты, подлежащие изменению</w:t>
            </w:r>
            <w:r w:rsidR="00835B9A" w:rsidRPr="00C730B6">
              <w:rPr>
                <w:sz w:val="20"/>
                <w:lang w:eastAsia="en-US"/>
              </w:rPr>
              <w:t xml:space="preserve"> и‍ к</w:t>
            </w:r>
            <w:r w:rsidRPr="00C730B6">
              <w:rPr>
                <w:sz w:val="20"/>
                <w:lang w:eastAsia="en-US"/>
              </w:rPr>
              <w:t>онтролю.</w:t>
            </w:r>
          </w:p>
          <w:p w14:paraId="78DEEAA6" w14:textId="3F114FC7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Актуализировать</w:t>
            </w:r>
            <w:r w:rsidR="00835B9A" w:rsidRPr="00C730B6">
              <w:rPr>
                <w:sz w:val="20"/>
                <w:lang w:eastAsia="en-US"/>
              </w:rPr>
              <w:t xml:space="preserve"> при‍ н</w:t>
            </w:r>
            <w:r w:rsidRPr="00C730B6">
              <w:rPr>
                <w:sz w:val="20"/>
                <w:lang w:eastAsia="en-US"/>
              </w:rPr>
              <w:t>еобходимости</w:t>
            </w:r>
          </w:p>
        </w:tc>
      </w:tr>
      <w:tr w:rsidR="006D152F" w:rsidRPr="00C730B6" w14:paraId="3B055F80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A02CF1" w14:textId="689977D7" w:rsidR="006D152F" w:rsidRPr="00C730B6" w:rsidRDefault="006D152F" w:rsidP="009E4E4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>Определение ответственных</w:t>
            </w:r>
            <w:r w:rsidR="00835B9A" w:rsidRPr="00C730B6">
              <w:rPr>
                <w:sz w:val="20"/>
                <w:lang w:eastAsia="en-US"/>
              </w:rPr>
              <w:t xml:space="preserve"> за‍ </w:t>
            </w:r>
            <w:r w:rsidR="009E4E43" w:rsidRPr="00C730B6">
              <w:rPr>
                <w:sz w:val="20"/>
                <w:lang w:eastAsia="en-US"/>
              </w:rPr>
              <w:t>защиту</w:t>
            </w:r>
            <w:r w:rsidRPr="00C730B6">
              <w:rPr>
                <w:sz w:val="20"/>
                <w:lang w:eastAsia="en-US"/>
              </w:rPr>
              <w:t xml:space="preserve"> персональных данных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 xml:space="preserve"> (далее – 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бработку</w:t>
            </w:r>
            <w:r w:rsidR="00835B9A" w:rsidRPr="00C730B6">
              <w:rPr>
                <w:sz w:val="20"/>
                <w:lang w:eastAsia="en-US"/>
              </w:rPr>
              <w:t xml:space="preserve"> и‍ з</w:t>
            </w:r>
            <w:r w:rsidRPr="00C730B6">
              <w:rPr>
                <w:sz w:val="20"/>
                <w:lang w:eastAsia="en-US"/>
              </w:rPr>
              <w:t xml:space="preserve">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  <w:r w:rsidRPr="00C730B6">
              <w:rPr>
                <w:sz w:val="20"/>
                <w:lang w:eastAsia="en-US"/>
              </w:rPr>
              <w:t>)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E8ECB8" w14:textId="77777777" w:rsidR="006D152F" w:rsidRPr="00C730B6" w:rsidRDefault="006D152F" w:rsidP="008766FD">
            <w:pPr>
              <w:pStyle w:val="GOSTTablenorm0"/>
              <w:ind w:left="0" w:right="0"/>
              <w:jc w:val="center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CE4082" w14:textId="20A4E950" w:rsidR="006D152F" w:rsidRPr="00C730B6" w:rsidRDefault="00FF2BC3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C43A83" w14:textId="4975FFBE" w:rsidR="006D152F" w:rsidRPr="00C730B6" w:rsidRDefault="006D152F" w:rsidP="009E4E4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Утвердить приказ</w:t>
            </w:r>
            <w:r w:rsidR="00835B9A" w:rsidRPr="00C730B6">
              <w:rPr>
                <w:sz w:val="20"/>
                <w:lang w:eastAsia="en-US"/>
              </w:rPr>
              <w:t xml:space="preserve"> о‍ н</w:t>
            </w:r>
            <w:r w:rsidRPr="00C730B6">
              <w:rPr>
                <w:sz w:val="20"/>
                <w:lang w:eastAsia="en-US"/>
              </w:rPr>
              <w:t>азначении ответственного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 xml:space="preserve">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</w:tr>
      <w:tr w:rsidR="006D152F" w:rsidRPr="00C730B6" w14:paraId="5BBD194E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2D75E9" w14:textId="36A64A4F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Актуализация плана мероприятий</w:t>
            </w:r>
            <w:r w:rsidR="00835B9A" w:rsidRPr="00C730B6">
              <w:rPr>
                <w:sz w:val="20"/>
                <w:lang w:eastAsia="en-US"/>
              </w:rPr>
              <w:t xml:space="preserve"> по‍ з</w:t>
            </w:r>
            <w:r w:rsidRPr="00C730B6">
              <w:rPr>
                <w:sz w:val="20"/>
                <w:lang w:eastAsia="en-US"/>
              </w:rPr>
              <w:t>ащите информации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113F43" w14:textId="77777777" w:rsidR="006D152F" w:rsidRPr="00C730B6" w:rsidRDefault="006D152F" w:rsidP="008766FD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B4E274" w14:textId="18210CEC" w:rsidR="006D152F" w:rsidRPr="00C730B6" w:rsidRDefault="004E5B10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427631" w14:textId="1A889C01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Актуализация</w:t>
            </w:r>
            <w:r w:rsidR="00835B9A" w:rsidRPr="00C730B6">
              <w:rPr>
                <w:sz w:val="20"/>
                <w:lang w:eastAsia="en-US"/>
              </w:rPr>
              <w:t xml:space="preserve"> при‍ н</w:t>
            </w:r>
            <w:r w:rsidRPr="00C730B6">
              <w:rPr>
                <w:sz w:val="20"/>
                <w:lang w:eastAsia="en-US"/>
              </w:rPr>
              <w:t>еобходимости перепроектирования системы защиты</w:t>
            </w:r>
          </w:p>
        </w:tc>
      </w:tr>
      <w:tr w:rsidR="006D152F" w:rsidRPr="00C730B6" w14:paraId="7BBCEC74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80A792" w14:textId="63D1162B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Формирование перечня обрабатываемых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 xml:space="preserve"> персональных данных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A94489" w14:textId="77777777" w:rsidR="006D152F" w:rsidRPr="00C730B6" w:rsidRDefault="006D152F" w:rsidP="008766FD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B713F7" w14:textId="543C6BD0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бработку</w:t>
            </w:r>
            <w:r w:rsidR="00835B9A" w:rsidRPr="00C730B6">
              <w:rPr>
                <w:sz w:val="20"/>
                <w:lang w:eastAsia="en-US"/>
              </w:rPr>
              <w:t xml:space="preserve"> и‍ з</w:t>
            </w:r>
            <w:r w:rsidRPr="00C730B6">
              <w:rPr>
                <w:sz w:val="20"/>
                <w:lang w:eastAsia="en-US"/>
              </w:rPr>
              <w:t xml:space="preserve">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9762FA" w14:textId="75E7374F" w:rsidR="006D152F" w:rsidRPr="00C730B6" w:rsidRDefault="006D152F" w:rsidP="008766F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Актуализация</w:t>
            </w:r>
            <w:r w:rsidR="00835B9A" w:rsidRPr="00C730B6">
              <w:rPr>
                <w:sz w:val="20"/>
                <w:lang w:eastAsia="en-US"/>
              </w:rPr>
              <w:t xml:space="preserve"> в‍ с</w:t>
            </w:r>
            <w:r w:rsidRPr="00C730B6">
              <w:rPr>
                <w:sz w:val="20"/>
                <w:lang w:eastAsia="en-US"/>
              </w:rPr>
              <w:t>лучае изменения перечня обрабатываемых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 xml:space="preserve"> персональных данных </w:t>
            </w:r>
          </w:p>
        </w:tc>
      </w:tr>
      <w:tr w:rsidR="006D152F" w:rsidRPr="00C730B6" w14:paraId="5129DBBD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129C7F" w14:textId="3CC12798" w:rsidR="006D152F" w:rsidRPr="00C730B6" w:rsidRDefault="00977F30" w:rsidP="009E4E4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Разработка,</w:t>
            </w:r>
            <w:r w:rsidR="006D152F" w:rsidRPr="00C730B6">
              <w:rPr>
                <w:sz w:val="20"/>
                <w:lang w:eastAsia="en-US"/>
              </w:rPr>
              <w:t xml:space="preserve"> утверждение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835B9A" w:rsidRPr="00C730B6">
              <w:rPr>
                <w:bCs/>
                <w:sz w:val="20"/>
                <w:lang w:eastAsia="en-US"/>
              </w:rPr>
              <w:t>и</w:t>
            </w:r>
            <w:r w:rsidR="00835B9A" w:rsidRPr="00C730B6">
              <w:rPr>
                <w:sz w:val="20"/>
                <w:lang w:eastAsia="en-US"/>
              </w:rPr>
              <w:t xml:space="preserve">‍ </w:t>
            </w:r>
            <w:r w:rsidR="00835B9A" w:rsidRPr="00C730B6">
              <w:rPr>
                <w:bCs/>
                <w:sz w:val="20"/>
                <w:lang w:eastAsia="en-US"/>
              </w:rPr>
              <w:t>п</w:t>
            </w:r>
            <w:r w:rsidRPr="00C730B6">
              <w:rPr>
                <w:bCs/>
                <w:sz w:val="20"/>
                <w:lang w:eastAsia="en-US"/>
              </w:rPr>
              <w:t>убликация</w:t>
            </w:r>
            <w:r w:rsidR="00835B9A" w:rsidRPr="00C730B6">
              <w:rPr>
                <w:bCs/>
                <w:sz w:val="20"/>
                <w:lang w:eastAsia="en-US"/>
              </w:rPr>
              <w:t xml:space="preserve"> для‍ п</w:t>
            </w:r>
            <w:r w:rsidRPr="00C730B6">
              <w:rPr>
                <w:bCs/>
                <w:sz w:val="20"/>
                <w:lang w:eastAsia="en-US"/>
              </w:rPr>
              <w:t>убличного доступа</w:t>
            </w:r>
            <w:r w:rsidR="006D152F" w:rsidRPr="00C730B6">
              <w:rPr>
                <w:sz w:val="20"/>
                <w:lang w:eastAsia="en-US"/>
              </w:rPr>
              <w:t xml:space="preserve"> Политики обработки </w:t>
            </w:r>
            <w:proofErr w:type="spellStart"/>
            <w:r w:rsidR="006D152F" w:rsidRPr="00C730B6">
              <w:rPr>
                <w:sz w:val="20"/>
                <w:lang w:eastAsia="en-US"/>
              </w:rPr>
              <w:t>П</w:t>
            </w:r>
            <w:r w:rsidR="009E4E43" w:rsidRPr="00C730B6">
              <w:rPr>
                <w:sz w:val="20"/>
                <w:lang w:eastAsia="en-US"/>
              </w:rPr>
              <w:t>Д</w:t>
            </w:r>
            <w:r w:rsidR="006D152F" w:rsidRPr="00C730B6">
              <w:rPr>
                <w:sz w:val="20"/>
                <w:lang w:eastAsia="en-US"/>
              </w:rPr>
              <w:t>н</w:t>
            </w:r>
            <w:proofErr w:type="spellEnd"/>
            <w:r w:rsidR="006D152F" w:rsidRPr="00C730B6">
              <w:rPr>
                <w:sz w:val="20"/>
                <w:lang w:eastAsia="en-US"/>
              </w:rPr>
              <w:t xml:space="preserve"> (или иного документа, определяющего политику</w:t>
            </w:r>
            <w:r w:rsidR="00835B9A" w:rsidRPr="00C730B6">
              <w:rPr>
                <w:sz w:val="20"/>
                <w:lang w:eastAsia="en-US"/>
              </w:rPr>
              <w:t xml:space="preserve"> в‍ о</w:t>
            </w:r>
            <w:r w:rsidR="006D152F" w:rsidRPr="00C730B6">
              <w:rPr>
                <w:sz w:val="20"/>
                <w:lang w:eastAsia="en-US"/>
              </w:rPr>
              <w:t xml:space="preserve">тношении обработки </w:t>
            </w:r>
            <w:proofErr w:type="spellStart"/>
            <w:r w:rsidR="006D152F" w:rsidRPr="00C730B6">
              <w:rPr>
                <w:sz w:val="20"/>
                <w:lang w:eastAsia="en-US"/>
              </w:rPr>
              <w:t>ПДн</w:t>
            </w:r>
            <w:proofErr w:type="spellEnd"/>
            <w:r w:rsidR="006D152F" w:rsidRPr="00C730B6">
              <w:rPr>
                <w:sz w:val="20"/>
                <w:lang w:eastAsia="en-US"/>
              </w:rPr>
              <w:t>)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0AAF79" w14:textId="7625008C" w:rsidR="006D152F" w:rsidRPr="00C730B6" w:rsidRDefault="006D152F" w:rsidP="00BB5993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FA67AF" w14:textId="1E9402CB" w:rsidR="006D152F" w:rsidRPr="00C730B6" w:rsidRDefault="006D152F" w:rsidP="00BB59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бработку</w:t>
            </w:r>
            <w:r w:rsidR="00835B9A" w:rsidRPr="00C730B6">
              <w:rPr>
                <w:sz w:val="20"/>
                <w:lang w:eastAsia="en-US"/>
              </w:rPr>
              <w:t xml:space="preserve"> и‍ з</w:t>
            </w:r>
            <w:r w:rsidRPr="00C730B6">
              <w:rPr>
                <w:sz w:val="20"/>
                <w:lang w:eastAsia="en-US"/>
              </w:rPr>
              <w:t xml:space="preserve">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9B5C1F" w14:textId="7A11234C" w:rsidR="006D152F" w:rsidRPr="00C730B6" w:rsidRDefault="006D152F" w:rsidP="00BB59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Актуализация</w:t>
            </w:r>
            <w:r w:rsidR="00835B9A" w:rsidRPr="00C730B6">
              <w:rPr>
                <w:sz w:val="20"/>
                <w:lang w:eastAsia="en-US"/>
              </w:rPr>
              <w:t xml:space="preserve"> в‍ с</w:t>
            </w:r>
            <w:r w:rsidRPr="00C730B6">
              <w:rPr>
                <w:sz w:val="20"/>
                <w:lang w:eastAsia="en-US"/>
              </w:rPr>
              <w:t xml:space="preserve">лучае изменения целей и (или) оснований обработки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  <w:r w:rsidRPr="00C730B6">
              <w:rPr>
                <w:sz w:val="20"/>
                <w:lang w:eastAsia="en-US"/>
              </w:rPr>
              <w:t>, принципов</w:t>
            </w:r>
            <w:r w:rsidR="00835B9A" w:rsidRPr="00C730B6">
              <w:rPr>
                <w:sz w:val="20"/>
                <w:lang w:eastAsia="en-US"/>
              </w:rPr>
              <w:t xml:space="preserve"> и‍ п</w:t>
            </w:r>
            <w:r w:rsidRPr="00C730B6">
              <w:rPr>
                <w:sz w:val="20"/>
                <w:lang w:eastAsia="en-US"/>
              </w:rPr>
              <w:t xml:space="preserve">орядка обработки, хранения, защиты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</w:tr>
      <w:tr w:rsidR="006D152F" w:rsidRPr="00C730B6" w14:paraId="23CD479B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98C89" w14:textId="634EFE30" w:rsidR="006D152F" w:rsidRPr="00C730B6" w:rsidRDefault="006D152F" w:rsidP="00BB59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Разработка</w:t>
            </w:r>
            <w:r w:rsidR="00835B9A" w:rsidRPr="00C730B6">
              <w:rPr>
                <w:sz w:val="20"/>
                <w:lang w:eastAsia="en-US"/>
              </w:rPr>
              <w:t xml:space="preserve"> и‍ у</w:t>
            </w:r>
            <w:r w:rsidRPr="00C730B6">
              <w:rPr>
                <w:sz w:val="20"/>
                <w:lang w:eastAsia="en-US"/>
              </w:rPr>
              <w:t>тверждение протокола</w:t>
            </w:r>
            <w:r w:rsidR="00835B9A" w:rsidRPr="00C730B6">
              <w:rPr>
                <w:sz w:val="20"/>
                <w:lang w:eastAsia="en-US"/>
              </w:rPr>
              <w:t xml:space="preserve"> по‍ р</w:t>
            </w:r>
            <w:r w:rsidRPr="00C730B6">
              <w:rPr>
                <w:sz w:val="20"/>
                <w:lang w:eastAsia="en-US"/>
              </w:rPr>
              <w:t>езультатам оценки вреда, который может быть причинён субъектам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proofErr w:type="spellStart"/>
            <w:r w:rsidR="00835B9A" w:rsidRPr="00C730B6">
              <w:rPr>
                <w:sz w:val="20"/>
                <w:lang w:eastAsia="en-US"/>
              </w:rPr>
              <w:t>ПДн</w:t>
            </w:r>
            <w:proofErr w:type="spellEnd"/>
            <w:r w:rsidR="00835B9A" w:rsidRPr="00C730B6">
              <w:rPr>
                <w:sz w:val="20"/>
                <w:lang w:eastAsia="en-US"/>
              </w:rPr>
              <w:t>‍ в</w:t>
            </w:r>
            <w:r w:rsidRPr="00C730B6">
              <w:rPr>
                <w:sz w:val="20"/>
                <w:lang w:eastAsia="en-US"/>
              </w:rPr>
              <w:t xml:space="preserve"> случае нарушения законодательства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515549" w14:textId="47CEFB32" w:rsidR="006D152F" w:rsidRPr="00C730B6" w:rsidRDefault="006D152F" w:rsidP="00BB5993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41B28D" w14:textId="64387B13" w:rsidR="006D152F" w:rsidRPr="00C730B6" w:rsidRDefault="006D152F" w:rsidP="00BB59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бработку</w:t>
            </w:r>
            <w:r w:rsidR="00835B9A" w:rsidRPr="00C730B6">
              <w:rPr>
                <w:sz w:val="20"/>
                <w:lang w:eastAsia="en-US"/>
              </w:rPr>
              <w:t xml:space="preserve"> и‍ з</w:t>
            </w:r>
            <w:r w:rsidRPr="00C730B6">
              <w:rPr>
                <w:sz w:val="20"/>
                <w:lang w:eastAsia="en-US"/>
              </w:rPr>
              <w:t xml:space="preserve">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F2B9C3" w14:textId="0D7E375A" w:rsidR="006D152F" w:rsidRPr="00C730B6" w:rsidRDefault="006D152F" w:rsidP="00BB59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Проводится</w:t>
            </w:r>
            <w:r w:rsidR="00835B9A" w:rsidRPr="00C730B6">
              <w:rPr>
                <w:sz w:val="20"/>
                <w:lang w:eastAsia="en-US"/>
              </w:rPr>
              <w:t xml:space="preserve"> при‍ и</w:t>
            </w:r>
            <w:r w:rsidRPr="00C730B6">
              <w:rPr>
                <w:sz w:val="20"/>
                <w:lang w:eastAsia="en-US"/>
              </w:rPr>
              <w:t xml:space="preserve">зменении процессов обработки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</w:tr>
      <w:tr w:rsidR="00FF2BC3" w:rsidRPr="00C730B6" w14:paraId="4E2BCD69" w14:textId="77777777" w:rsidTr="00C57C70">
        <w:trPr>
          <w:trHeight w:val="454"/>
        </w:trPr>
        <w:tc>
          <w:tcPr>
            <w:tcW w:w="177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A06D47" w14:textId="3E87DB7E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Разработка и‍ утверждение инструкции ответственного за‍ защиту информации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D03D3" w14:textId="37498D50" w:rsidR="00FF2BC3" w:rsidRPr="00C730B6" w:rsidRDefault="00FF2BC3" w:rsidP="00FF2BC3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D896FC" w14:textId="15DB3D14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Ответственный за‍ обработку и‍ защиту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5099DF" w14:textId="52216079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Актуализация при‍ необходимости</w:t>
            </w:r>
          </w:p>
        </w:tc>
      </w:tr>
      <w:tr w:rsidR="00FF2BC3" w:rsidRPr="00C730B6" w14:paraId="551E4E2E" w14:textId="77777777" w:rsidTr="00FF2BC3">
        <w:trPr>
          <w:trHeight w:val="454"/>
        </w:trPr>
        <w:tc>
          <w:tcPr>
            <w:tcW w:w="177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4FDF53" w14:textId="486D9ED9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Разработка и‍ утверждение инструкции ответственного за‍ обработку и‍ защиту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750CF" w14:textId="4824B312" w:rsidR="00FF2BC3" w:rsidRPr="00C730B6" w:rsidRDefault="00FF2BC3" w:rsidP="00FF2BC3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241780" w14:textId="4D57EF7A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Ответственный за‍ обработку и‍ защиту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5DA8E" w14:textId="167CB725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Актуализация при‍ необходимости</w:t>
            </w:r>
          </w:p>
        </w:tc>
      </w:tr>
      <w:tr w:rsidR="00FF2BC3" w:rsidRPr="00C730B6" w14:paraId="4A5905D2" w14:textId="77777777" w:rsidTr="00FF2BC3">
        <w:trPr>
          <w:trHeight w:val="454"/>
        </w:trPr>
        <w:tc>
          <w:tcPr>
            <w:tcW w:w="177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2E2FD8" w14:textId="731B5148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Разработка и‍ утверждение инструкций пользователя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>, содержащих:</w:t>
            </w:r>
          </w:p>
          <w:p w14:paraId="34EE1729" w14:textId="16005E78" w:rsidR="00FF2BC3" w:rsidRPr="00C730B6" w:rsidRDefault="00FF2BC3" w:rsidP="00FF2BC3">
            <w:pPr>
              <w:pStyle w:val="GOSTTablenorm0"/>
              <w:numPr>
                <w:ilvl w:val="0"/>
                <w:numId w:val="8"/>
              </w:numPr>
              <w:ind w:left="22" w:hanging="22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общие обязанности пользователя по‍ защите информации;</w:t>
            </w:r>
          </w:p>
          <w:p w14:paraId="2CFB4162" w14:textId="7359C8FE" w:rsidR="00FF2BC3" w:rsidRPr="00C730B6" w:rsidRDefault="00FF2BC3" w:rsidP="00FF2BC3">
            <w:pPr>
              <w:pStyle w:val="GOSTTablenorm0"/>
              <w:numPr>
                <w:ilvl w:val="0"/>
                <w:numId w:val="8"/>
              </w:numPr>
              <w:ind w:left="22" w:hanging="22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ограничения, накладываемы на‍ работу пользователя 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>;</w:t>
            </w:r>
          </w:p>
          <w:p w14:paraId="3E081D00" w14:textId="1E0C6D78" w:rsidR="00FF2BC3" w:rsidRPr="00C730B6" w:rsidRDefault="00FF2BC3" w:rsidP="00FF2BC3">
            <w:pPr>
              <w:pStyle w:val="GOSTTablenorm0"/>
              <w:numPr>
                <w:ilvl w:val="0"/>
                <w:numId w:val="8"/>
              </w:numPr>
              <w:ind w:left="22" w:hanging="22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правила управления идентификаторами (логинами), учетными записями и‍ паролями;</w:t>
            </w:r>
          </w:p>
          <w:p w14:paraId="584D5F04" w14:textId="22CA76BA" w:rsidR="00FF2BC3" w:rsidRPr="00C730B6" w:rsidRDefault="00FF2BC3" w:rsidP="00FF2BC3">
            <w:pPr>
              <w:pStyle w:val="GOSTTablenorm0"/>
              <w:numPr>
                <w:ilvl w:val="0"/>
                <w:numId w:val="8"/>
              </w:numPr>
              <w:ind w:left="22" w:hanging="22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иные положения, регламентирующие работу внутреннего пользователя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430A60" w14:textId="77777777" w:rsidR="00FF2BC3" w:rsidRPr="00C730B6" w:rsidRDefault="00FF2BC3" w:rsidP="00FF2BC3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F1CA42" w14:textId="038C616C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Ответственный за‍ обработку и‍ защиту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9B9967" w14:textId="43F5B0EA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Актуализация при‍ необходимости</w:t>
            </w:r>
          </w:p>
        </w:tc>
      </w:tr>
      <w:tr w:rsidR="00FF2BC3" w:rsidRPr="00C730B6" w14:paraId="1107B745" w14:textId="77777777" w:rsidTr="00FF2BC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03A949" w14:textId="52E94893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Разработка и‍ утверждение матрицы ролей и‍ полномочий пользователей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822684" w14:textId="77777777" w:rsidR="00FF2BC3" w:rsidRPr="00C730B6" w:rsidRDefault="00FF2BC3" w:rsidP="00FF2BC3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0C7D5B" w14:textId="17AD3B28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Ответственный за‍ обработку и‍ защиту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5F1079" w14:textId="207A944E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Актуализация при‍ необходимости</w:t>
            </w:r>
          </w:p>
        </w:tc>
      </w:tr>
      <w:tr w:rsidR="00FF2BC3" w:rsidRPr="00C730B6" w14:paraId="5184BEF0" w14:textId="77777777" w:rsidTr="00FF2BC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0E8637" w14:textId="74E44843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Разработка и‍ утверждение форм необходимых журналов учета (машинных носителей, СКЗИ, и‍ т.д.)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3FD600" w14:textId="77777777" w:rsidR="00FF2BC3" w:rsidRPr="00C730B6" w:rsidRDefault="00FF2BC3" w:rsidP="00FF2BC3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01BF1A" w14:textId="3A629E0B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Ответственный за‍ обработку и‍ защиту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BB1E43" w14:textId="77777777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Ведение журналов требуется осуществлять непрерывно</w:t>
            </w:r>
          </w:p>
        </w:tc>
      </w:tr>
      <w:tr w:rsidR="00FF2BC3" w:rsidRPr="00C730B6" w14:paraId="77B8957E" w14:textId="77777777" w:rsidTr="00FF2BC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E4683D" w14:textId="5F4D6456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Разработка и‍ утверждение иной организационно-распорядительной документации на‍ СЗИ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 xml:space="preserve"> и‍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 xml:space="preserve">, в‍ том числе регламентирующую политики </w:t>
            </w:r>
            <w:r w:rsidRPr="00C730B6">
              <w:rPr>
                <w:sz w:val="20"/>
                <w:lang w:eastAsia="en-US"/>
              </w:rPr>
              <w:lastRenderedPageBreak/>
              <w:t xml:space="preserve">эксплуатации средств защиты информации (далее – </w:t>
            </w:r>
            <w:proofErr w:type="spellStart"/>
            <w:r w:rsidRPr="00C730B6">
              <w:rPr>
                <w:sz w:val="20"/>
                <w:lang w:eastAsia="en-US"/>
              </w:rPr>
              <w:t>СрЗИ</w:t>
            </w:r>
            <w:proofErr w:type="spellEnd"/>
            <w:r w:rsidRPr="00C730B6">
              <w:rPr>
                <w:sz w:val="20"/>
                <w:lang w:eastAsia="en-US"/>
              </w:rPr>
              <w:t>)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7FA4A9" w14:textId="77777777" w:rsidR="00FF2BC3" w:rsidRPr="00C730B6" w:rsidRDefault="00FF2BC3" w:rsidP="00FF2BC3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DC993A" w14:textId="1C1A6E8A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Ответственный за‍ обработку и‍ защиту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B4AF5E" w14:textId="0DDEEF29" w:rsidR="00FF2BC3" w:rsidRPr="00C730B6" w:rsidRDefault="00FF2BC3" w:rsidP="00FF2BC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Актуализация при‍ необходимости</w:t>
            </w:r>
          </w:p>
        </w:tc>
      </w:tr>
      <w:tr w:rsidR="006D152F" w:rsidRPr="00C730B6" w14:paraId="497F7018" w14:textId="77777777" w:rsidTr="001F6823">
        <w:trPr>
          <w:trHeight w:val="454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0CB98" w14:textId="552C3916" w:rsidR="006D152F" w:rsidRPr="00C730B6" w:rsidRDefault="006D152F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C730B6">
              <w:rPr>
                <w:b/>
                <w:bCs/>
                <w:sz w:val="20"/>
                <w:szCs w:val="20"/>
                <w:lang w:eastAsia="en-US"/>
              </w:rPr>
              <w:lastRenderedPageBreak/>
              <w:t>Иные разовые организационные мероприятия</w:t>
            </w:r>
          </w:p>
        </w:tc>
      </w:tr>
      <w:tr w:rsidR="00D10AE5" w:rsidRPr="00C730B6" w14:paraId="4AF1B34B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FA2370" w14:textId="62FE4442" w:rsidR="00D10AE5" w:rsidRPr="00C730B6" w:rsidRDefault="00D10AE5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Организация контролируемой зоны</w:t>
            </w:r>
            <w:r w:rsidR="00835B9A" w:rsidRPr="00C730B6">
              <w:rPr>
                <w:sz w:val="20"/>
              </w:rPr>
              <w:t xml:space="preserve"> и‍ у</w:t>
            </w:r>
            <w:r w:rsidRPr="00C730B6">
              <w:rPr>
                <w:sz w:val="20"/>
              </w:rPr>
              <w:t>тверждение положения «О контролируемой зоне»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2E6B48" w14:textId="17C5D9EC" w:rsidR="00D10AE5" w:rsidRPr="00C730B6" w:rsidRDefault="00977F30" w:rsidP="00D10AE5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D6A311" w14:textId="1B6E8ED2" w:rsidR="00D10AE5" w:rsidRPr="00C730B6" w:rsidRDefault="00FF2BC3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A8AF4" w14:textId="59C2CB00" w:rsidR="00D10AE5" w:rsidRPr="00C730B6" w:rsidRDefault="00977F30" w:rsidP="00D10AE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-</w:t>
            </w:r>
          </w:p>
        </w:tc>
      </w:tr>
      <w:tr w:rsidR="00977F30" w:rsidRPr="00C730B6" w14:paraId="46CCE6C9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7635D5" w14:textId="58D8BC36" w:rsidR="00977F30" w:rsidRPr="00C730B6" w:rsidRDefault="00977F30" w:rsidP="00977F30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Закупка необходимых сертифицированных средств защиты информации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FBF309" w14:textId="7E1156D6" w:rsidR="00977F30" w:rsidRPr="00C730B6" w:rsidRDefault="00977F30" w:rsidP="00977F30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7851F" w14:textId="3AF233FC" w:rsidR="00977F30" w:rsidRPr="00C730B6" w:rsidRDefault="00977F30" w:rsidP="00977F30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AAE2D5" w14:textId="0E8B44FF" w:rsidR="00977F30" w:rsidRPr="00C730B6" w:rsidRDefault="00977F30" w:rsidP="00977F30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-</w:t>
            </w:r>
          </w:p>
        </w:tc>
      </w:tr>
      <w:tr w:rsidR="00977F30" w:rsidRPr="00C730B6" w14:paraId="448CF746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22AB26" w14:textId="51D74B10" w:rsidR="00977F30" w:rsidRPr="00C730B6" w:rsidRDefault="00977F30" w:rsidP="00977F30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Реализация проекта системы защиты информации (установка</w:t>
            </w:r>
            <w:r w:rsidR="00835B9A" w:rsidRPr="00C730B6">
              <w:rPr>
                <w:sz w:val="20"/>
              </w:rPr>
              <w:t xml:space="preserve"> и‍ н</w:t>
            </w:r>
            <w:r w:rsidRPr="00C730B6">
              <w:rPr>
                <w:sz w:val="20"/>
              </w:rPr>
              <w:t>астройка средств защиты информации)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0CC1B9" w14:textId="7A3D3A96" w:rsidR="00977F30" w:rsidRPr="00C730B6" w:rsidRDefault="00977F30" w:rsidP="00977F30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70A5C8" w14:textId="0B450502" w:rsidR="00977F30" w:rsidRPr="00C730B6" w:rsidRDefault="00FF2BC3" w:rsidP="00977F30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Ответственный за‍ защиту информации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94BFBF" w14:textId="51BF594B" w:rsidR="00977F30" w:rsidRPr="00C730B6" w:rsidRDefault="00977F30" w:rsidP="00977F30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-</w:t>
            </w:r>
          </w:p>
        </w:tc>
      </w:tr>
      <w:tr w:rsidR="00977F30" w:rsidRPr="00C730B6" w14:paraId="59880418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0CEE5" w14:textId="58B2FCEE" w:rsidR="00977F30" w:rsidRPr="00C730B6" w:rsidRDefault="00977F30" w:rsidP="00977F30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 xml:space="preserve">Ввод </w:t>
            </w:r>
            <w:r w:rsidR="003C4636" w:rsidRPr="00C730B6">
              <w:rPr>
                <w:sz w:val="20"/>
              </w:rPr>
              <w:t>НПФ Альфа</w:t>
            </w:r>
            <w:r w:rsidR="00835B9A" w:rsidRPr="00C730B6">
              <w:rPr>
                <w:sz w:val="20"/>
              </w:rPr>
              <w:t xml:space="preserve"> в‍ э</w:t>
            </w:r>
            <w:r w:rsidRPr="00C730B6">
              <w:rPr>
                <w:sz w:val="20"/>
              </w:rPr>
              <w:t>ксплуатацию</w:t>
            </w:r>
            <w:r w:rsidR="00835B9A" w:rsidRPr="00C730B6">
              <w:rPr>
                <w:sz w:val="20"/>
              </w:rPr>
              <w:t xml:space="preserve"> на‍ о</w:t>
            </w:r>
            <w:r w:rsidRPr="00C730B6">
              <w:rPr>
                <w:sz w:val="20"/>
              </w:rPr>
              <w:t>сновании аттестата соответствия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2DD460" w14:textId="2F2DD8DC" w:rsidR="00977F30" w:rsidRPr="00C730B6" w:rsidRDefault="00977F30" w:rsidP="00977F30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392EA8" w14:textId="2C94F8D5" w:rsidR="00977F30" w:rsidRPr="00C730B6" w:rsidRDefault="00FF2BC3" w:rsidP="00977F30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BFC8D2" w14:textId="3C650580" w:rsidR="00977F30" w:rsidRPr="00C730B6" w:rsidRDefault="00977F30" w:rsidP="00977F30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-</w:t>
            </w:r>
          </w:p>
        </w:tc>
      </w:tr>
      <w:tr w:rsidR="006D152F" w:rsidRPr="00C730B6" w14:paraId="5ED97DAB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FC1585" w14:textId="422D3816" w:rsidR="006D152F" w:rsidRPr="00C730B6" w:rsidRDefault="006D152F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Гарантированное уничтожение информации</w:t>
            </w:r>
            <w:r w:rsidR="00835B9A" w:rsidRPr="00C730B6">
              <w:rPr>
                <w:sz w:val="20"/>
                <w:lang w:eastAsia="en-US"/>
              </w:rPr>
              <w:t xml:space="preserve"> на‍ у</w:t>
            </w:r>
            <w:r w:rsidRPr="00C730B6">
              <w:rPr>
                <w:sz w:val="20"/>
                <w:lang w:eastAsia="en-US"/>
              </w:rPr>
              <w:t>четных съемных / несъемных носителях информации</w:t>
            </w:r>
            <w:r w:rsidR="00835B9A" w:rsidRPr="00C730B6">
              <w:rPr>
                <w:sz w:val="20"/>
                <w:lang w:eastAsia="en-US"/>
              </w:rPr>
              <w:t xml:space="preserve"> при‍ и</w:t>
            </w:r>
            <w:r w:rsidRPr="00C730B6">
              <w:rPr>
                <w:sz w:val="20"/>
                <w:lang w:eastAsia="en-US"/>
              </w:rPr>
              <w:t>х выводе</w:t>
            </w:r>
            <w:r w:rsidR="00835B9A" w:rsidRPr="00C730B6">
              <w:rPr>
                <w:sz w:val="20"/>
                <w:lang w:eastAsia="en-US"/>
              </w:rPr>
              <w:t xml:space="preserve"> из‍ э</w:t>
            </w:r>
            <w:r w:rsidRPr="00C730B6">
              <w:rPr>
                <w:sz w:val="20"/>
                <w:lang w:eastAsia="en-US"/>
              </w:rPr>
              <w:t>ксплуатации, либо передаче третьим лицам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D27020" w14:textId="77777777" w:rsidR="006D152F" w:rsidRPr="00C730B6" w:rsidRDefault="006D152F" w:rsidP="00F70947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24492D" w14:textId="63601779" w:rsidR="006D152F" w:rsidRPr="00C730B6" w:rsidRDefault="00FF2BC3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Ответственный за‍ защиту информации</w:t>
            </w:r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21AC3E" w14:textId="74649D92" w:rsidR="006D152F" w:rsidRPr="00C730B6" w:rsidRDefault="006D152F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При передаче учтенных съемных носителей между пользователями, либо</w:t>
            </w:r>
            <w:r w:rsidR="00835B9A" w:rsidRPr="00C730B6">
              <w:rPr>
                <w:sz w:val="20"/>
                <w:lang w:eastAsia="en-US"/>
              </w:rPr>
              <w:t xml:space="preserve"> при‍ у</w:t>
            </w:r>
            <w:r w:rsidRPr="00C730B6">
              <w:rPr>
                <w:sz w:val="20"/>
                <w:lang w:eastAsia="en-US"/>
              </w:rPr>
              <w:t>тилизации/передаче</w:t>
            </w:r>
            <w:r w:rsidR="00835B9A" w:rsidRPr="00C730B6">
              <w:rPr>
                <w:sz w:val="20"/>
                <w:lang w:eastAsia="en-US"/>
              </w:rPr>
              <w:t xml:space="preserve"> на‍ р</w:t>
            </w:r>
            <w:r w:rsidRPr="00C730B6">
              <w:rPr>
                <w:sz w:val="20"/>
                <w:lang w:eastAsia="en-US"/>
              </w:rPr>
              <w:t>емонт технических средств</w:t>
            </w:r>
            <w:r w:rsidR="00835B9A" w:rsidRPr="00C730B6">
              <w:rPr>
                <w:sz w:val="20"/>
                <w:lang w:eastAsia="en-US"/>
              </w:rPr>
              <w:t xml:space="preserve"> с‍ м</w:t>
            </w:r>
            <w:r w:rsidRPr="00C730B6">
              <w:rPr>
                <w:sz w:val="20"/>
                <w:lang w:eastAsia="en-US"/>
              </w:rPr>
              <w:t>ашинными носителями информации/выводе носителей информации</w:t>
            </w:r>
            <w:r w:rsidR="00835B9A" w:rsidRPr="00C730B6">
              <w:rPr>
                <w:sz w:val="20"/>
                <w:lang w:eastAsia="en-US"/>
              </w:rPr>
              <w:t xml:space="preserve"> из‍ э</w:t>
            </w:r>
            <w:r w:rsidRPr="00C730B6">
              <w:rPr>
                <w:sz w:val="20"/>
                <w:lang w:eastAsia="en-US"/>
              </w:rPr>
              <w:t>ксплуатации</w:t>
            </w:r>
          </w:p>
        </w:tc>
      </w:tr>
      <w:tr w:rsidR="006D152F" w:rsidRPr="00C730B6" w14:paraId="1506E713" w14:textId="77777777" w:rsidTr="001F6823">
        <w:trPr>
          <w:trHeight w:val="454"/>
        </w:trPr>
        <w:tc>
          <w:tcPr>
            <w:tcW w:w="1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1CB75" w14:textId="0286F958" w:rsidR="006D152F" w:rsidRPr="00C730B6" w:rsidRDefault="006D152F" w:rsidP="00183C5C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Обеспечение взаимодействие</w:t>
            </w:r>
            <w:r w:rsidR="00835B9A" w:rsidRPr="00C730B6">
              <w:rPr>
                <w:sz w:val="20"/>
                <w:lang w:eastAsia="en-US"/>
              </w:rPr>
              <w:t xml:space="preserve"> с‍ г</w:t>
            </w:r>
            <w:r w:rsidRPr="00C730B6">
              <w:rPr>
                <w:sz w:val="20"/>
                <w:lang w:eastAsia="en-US"/>
              </w:rPr>
              <w:t>осударственной системой обнаружения, предупреждения</w:t>
            </w:r>
            <w:r w:rsidR="00835B9A" w:rsidRPr="00C730B6">
              <w:rPr>
                <w:sz w:val="20"/>
                <w:lang w:eastAsia="en-US"/>
              </w:rPr>
              <w:t xml:space="preserve"> и‍ л</w:t>
            </w:r>
            <w:r w:rsidRPr="00C730B6">
              <w:rPr>
                <w:sz w:val="20"/>
                <w:lang w:eastAsia="en-US"/>
              </w:rPr>
              <w:t>иквидации последствий компьютерных атак</w:t>
            </w:r>
            <w:r w:rsidR="00835B9A" w:rsidRPr="00C730B6">
              <w:rPr>
                <w:sz w:val="20"/>
                <w:lang w:eastAsia="en-US"/>
              </w:rPr>
              <w:t xml:space="preserve"> на‍ и</w:t>
            </w:r>
            <w:r w:rsidRPr="00C730B6">
              <w:rPr>
                <w:sz w:val="20"/>
                <w:lang w:eastAsia="en-US"/>
              </w:rPr>
              <w:t>нформационные ресурсы Российской Федерации,</w:t>
            </w:r>
            <w:r w:rsidR="00835B9A" w:rsidRPr="00C730B6">
              <w:rPr>
                <w:sz w:val="20"/>
                <w:lang w:eastAsia="en-US"/>
              </w:rPr>
              <w:t xml:space="preserve"> а‍ т</w:t>
            </w:r>
            <w:r w:rsidRPr="00C730B6">
              <w:rPr>
                <w:sz w:val="20"/>
                <w:lang w:eastAsia="en-US"/>
              </w:rPr>
              <w:t>акже взаимодействие</w:t>
            </w:r>
            <w:r w:rsidR="00835B9A" w:rsidRPr="00C730B6">
              <w:rPr>
                <w:sz w:val="20"/>
                <w:lang w:eastAsia="en-US"/>
              </w:rPr>
              <w:t xml:space="preserve"> в‍ а</w:t>
            </w:r>
            <w:r w:rsidRPr="00C730B6">
              <w:rPr>
                <w:sz w:val="20"/>
                <w:lang w:eastAsia="en-US"/>
              </w:rPr>
              <w:t>втоматизированном режиме</w:t>
            </w:r>
            <w:r w:rsidR="00835B9A" w:rsidRPr="00C730B6">
              <w:rPr>
                <w:sz w:val="20"/>
                <w:lang w:eastAsia="en-US"/>
              </w:rPr>
              <w:t xml:space="preserve"> с‍ Ц</w:t>
            </w:r>
            <w:r w:rsidRPr="00C730B6">
              <w:rPr>
                <w:sz w:val="20"/>
                <w:lang w:eastAsia="en-US"/>
              </w:rPr>
              <w:t>ентром мониторинга</w:t>
            </w:r>
            <w:r w:rsidR="00835B9A" w:rsidRPr="00C730B6">
              <w:rPr>
                <w:sz w:val="20"/>
                <w:lang w:eastAsia="en-US"/>
              </w:rPr>
              <w:t xml:space="preserve"> и‍ у</w:t>
            </w:r>
            <w:r w:rsidRPr="00C730B6">
              <w:rPr>
                <w:sz w:val="20"/>
                <w:lang w:eastAsia="en-US"/>
              </w:rPr>
              <w:t>правления сетью связи общего пользования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C71AC0" w14:textId="0C664361" w:rsidR="006D152F" w:rsidRPr="00C730B6" w:rsidRDefault="006D152F" w:rsidP="00183C5C">
            <w:pPr>
              <w:pStyle w:val="GOSTTablenorm0"/>
              <w:ind w:left="0" w:right="0"/>
              <w:jc w:val="center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Разовое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A0A06" w14:textId="6BE2BA2E" w:rsidR="006D152F" w:rsidRPr="00C730B6" w:rsidRDefault="004E5B10" w:rsidP="00183C5C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1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6A107A" w14:textId="474607EC" w:rsidR="006D152F" w:rsidRPr="00C730B6" w:rsidRDefault="006D152F" w:rsidP="00183C5C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-</w:t>
            </w:r>
          </w:p>
        </w:tc>
      </w:tr>
    </w:tbl>
    <w:p w14:paraId="7F219B83" w14:textId="43FB5871" w:rsidR="00E275A5" w:rsidRPr="00C730B6" w:rsidRDefault="00E275A5" w:rsidP="00835B9A">
      <w:pPr>
        <w:pStyle w:val="13"/>
        <w:pageBreakBefore/>
        <w:numPr>
          <w:ilvl w:val="0"/>
          <w:numId w:val="1"/>
        </w:numPr>
        <w:spacing w:before="240" w:after="240" w:line="300" w:lineRule="auto"/>
        <w:ind w:firstLine="0"/>
        <w:outlineLvl w:val="0"/>
        <w:rPr>
          <w:caps w:val="0"/>
          <w:sz w:val="28"/>
          <w:szCs w:val="24"/>
        </w:rPr>
      </w:pPr>
      <w:bookmarkStart w:id="15" w:name="_Toc108171990"/>
      <w:bookmarkStart w:id="16" w:name="_Toc225520647"/>
      <w:r w:rsidRPr="00C730B6">
        <w:rPr>
          <w:caps w:val="0"/>
          <w:sz w:val="28"/>
          <w:szCs w:val="24"/>
        </w:rPr>
        <w:lastRenderedPageBreak/>
        <w:t>Контролирующие</w:t>
      </w:r>
      <w:r w:rsidR="00835B9A" w:rsidRPr="00C730B6">
        <w:rPr>
          <w:caps w:val="0"/>
          <w:sz w:val="28"/>
          <w:szCs w:val="24"/>
        </w:rPr>
        <w:t xml:space="preserve"> и‍ п</w:t>
      </w:r>
      <w:r w:rsidRPr="00C730B6">
        <w:rPr>
          <w:caps w:val="0"/>
          <w:sz w:val="28"/>
          <w:szCs w:val="24"/>
        </w:rPr>
        <w:t>ериодические мероприятия</w:t>
      </w:r>
      <w:bookmarkEnd w:id="15"/>
      <w:bookmarkEnd w:id="16"/>
    </w:p>
    <w:p w14:paraId="4757F789" w14:textId="6FC10BC6" w:rsidR="00E275A5" w:rsidRPr="00C730B6" w:rsidRDefault="00E275A5" w:rsidP="00E275A5">
      <w:pPr>
        <w:pStyle w:val="af1"/>
        <w:spacing w:line="300" w:lineRule="auto"/>
        <w:ind w:firstLine="709"/>
        <w:rPr>
          <w:sz w:val="24"/>
          <w:szCs w:val="28"/>
        </w:rPr>
      </w:pPr>
      <w:r w:rsidRPr="00C730B6">
        <w:rPr>
          <w:sz w:val="24"/>
          <w:szCs w:val="28"/>
        </w:rPr>
        <w:t>План контролирующих</w:t>
      </w:r>
      <w:r w:rsidR="00835B9A" w:rsidRPr="00C730B6">
        <w:rPr>
          <w:sz w:val="24"/>
          <w:szCs w:val="28"/>
        </w:rPr>
        <w:t xml:space="preserve"> и‍ п</w:t>
      </w:r>
      <w:r w:rsidRPr="00C730B6">
        <w:rPr>
          <w:sz w:val="24"/>
          <w:szCs w:val="28"/>
        </w:rPr>
        <w:t>ериодических мероприятий привед</w:t>
      </w:r>
      <w:r w:rsidR="00835B9A" w:rsidRPr="00C730B6">
        <w:rPr>
          <w:sz w:val="24"/>
          <w:szCs w:val="28"/>
        </w:rPr>
        <w:t>ё</w:t>
      </w:r>
      <w:r w:rsidRPr="00C730B6">
        <w:rPr>
          <w:sz w:val="24"/>
          <w:szCs w:val="28"/>
        </w:rPr>
        <w:t>н</w:t>
      </w:r>
      <w:r w:rsidR="00835B9A" w:rsidRPr="00C730B6">
        <w:rPr>
          <w:sz w:val="24"/>
          <w:szCs w:val="28"/>
        </w:rPr>
        <w:t xml:space="preserve"> в‍ т</w:t>
      </w:r>
      <w:r w:rsidRPr="00C730B6">
        <w:rPr>
          <w:sz w:val="24"/>
          <w:szCs w:val="28"/>
        </w:rPr>
        <w:t>аблице 2.</w:t>
      </w:r>
    </w:p>
    <w:p w14:paraId="14C021DB" w14:textId="7241CE86" w:rsidR="00E275A5" w:rsidRPr="00C730B6" w:rsidRDefault="00E275A5" w:rsidP="00E275A5">
      <w:pPr>
        <w:pStyle w:val="af5"/>
        <w:keepNext/>
        <w:ind w:firstLine="0"/>
        <w:rPr>
          <w:b w:val="0"/>
          <w:bCs w:val="0"/>
          <w:snapToGrid w:val="0"/>
          <w:sz w:val="24"/>
          <w:szCs w:val="28"/>
        </w:rPr>
      </w:pPr>
      <w:bookmarkStart w:id="17" w:name="_Ref37357692"/>
      <w:bookmarkStart w:id="18" w:name="_Toc79501286"/>
      <w:r w:rsidRPr="00C730B6">
        <w:rPr>
          <w:b w:val="0"/>
          <w:bCs w:val="0"/>
          <w:snapToGrid w:val="0"/>
          <w:sz w:val="24"/>
          <w:szCs w:val="28"/>
        </w:rPr>
        <w:t xml:space="preserve">Таблица </w:t>
      </w:r>
      <w:bookmarkEnd w:id="17"/>
      <w:r w:rsidRPr="00C730B6">
        <w:rPr>
          <w:b w:val="0"/>
          <w:sz w:val="24"/>
          <w:szCs w:val="28"/>
        </w:rPr>
        <w:t>2</w:t>
      </w:r>
      <w:r w:rsidRPr="00C730B6">
        <w:rPr>
          <w:b w:val="0"/>
          <w:bCs w:val="0"/>
          <w:snapToGrid w:val="0"/>
          <w:sz w:val="24"/>
          <w:szCs w:val="28"/>
        </w:rPr>
        <w:t xml:space="preserve"> – Контролирующие</w:t>
      </w:r>
      <w:r w:rsidR="00835B9A" w:rsidRPr="00C730B6">
        <w:rPr>
          <w:b w:val="0"/>
          <w:bCs w:val="0"/>
          <w:snapToGrid w:val="0"/>
          <w:sz w:val="24"/>
          <w:szCs w:val="28"/>
        </w:rPr>
        <w:t xml:space="preserve"> и‍ п</w:t>
      </w:r>
      <w:r w:rsidRPr="00C730B6">
        <w:rPr>
          <w:b w:val="0"/>
          <w:bCs w:val="0"/>
          <w:snapToGrid w:val="0"/>
          <w:sz w:val="24"/>
          <w:szCs w:val="28"/>
        </w:rPr>
        <w:t>ериодические мероприятия</w:t>
      </w:r>
      <w:bookmarkEnd w:id="18"/>
    </w:p>
    <w:tbl>
      <w:tblPr>
        <w:tblW w:w="5000" w:type="pct"/>
        <w:tblLook w:val="04A0" w:firstRow="1" w:lastRow="0" w:firstColumn="1" w:lastColumn="0" w:noHBand="0" w:noVBand="1"/>
      </w:tblPr>
      <w:tblGrid>
        <w:gridCol w:w="3578"/>
        <w:gridCol w:w="2152"/>
        <w:gridCol w:w="2892"/>
        <w:gridCol w:w="2845"/>
        <w:gridCol w:w="3093"/>
      </w:tblGrid>
      <w:tr w:rsidR="00E140D3" w:rsidRPr="00C730B6" w14:paraId="20465A71" w14:textId="77777777" w:rsidTr="000F7265">
        <w:trPr>
          <w:trHeight w:val="454"/>
          <w:tblHeader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29DF954B" w14:textId="77777777" w:rsidR="00E275A5" w:rsidRPr="00C730B6" w:rsidRDefault="00E275A5" w:rsidP="008766FD">
            <w:pPr>
              <w:pStyle w:val="12-"/>
              <w:spacing w:line="240" w:lineRule="auto"/>
              <w:ind w:left="0" w:right="0"/>
              <w:rPr>
                <w:rFonts w:ascii="Times New Roman" w:hAnsi="Times New Roman" w:cs="Times New Roman"/>
                <w:sz w:val="20"/>
                <w:lang w:eastAsia="en-US"/>
              </w:rPr>
            </w:pPr>
            <w:r w:rsidRPr="00C730B6">
              <w:rPr>
                <w:rFonts w:ascii="Times New Roman" w:hAnsi="Times New Roman" w:cs="Times New Roman"/>
                <w:sz w:val="20"/>
                <w:lang w:eastAsia="en-US"/>
              </w:rPr>
              <w:t>Наименование мероприятия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016F23B5" w14:textId="77777777" w:rsidR="00E275A5" w:rsidRPr="00C730B6" w:rsidRDefault="00E275A5" w:rsidP="008766FD">
            <w:pPr>
              <w:pStyle w:val="12-"/>
              <w:spacing w:line="240" w:lineRule="auto"/>
              <w:ind w:left="0" w:right="0"/>
              <w:rPr>
                <w:rFonts w:ascii="Times New Roman" w:hAnsi="Times New Roman" w:cs="Times New Roman"/>
                <w:sz w:val="20"/>
                <w:lang w:eastAsia="en-US"/>
              </w:rPr>
            </w:pPr>
            <w:r w:rsidRPr="00C730B6">
              <w:rPr>
                <w:rFonts w:ascii="Times New Roman" w:hAnsi="Times New Roman" w:cs="Times New Roman"/>
                <w:sz w:val="20"/>
                <w:lang w:eastAsia="en-US"/>
              </w:rPr>
              <w:t>Ответственный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1FB998D8" w14:textId="5E06803A" w:rsidR="00E275A5" w:rsidRPr="00C730B6" w:rsidRDefault="00E275A5" w:rsidP="008766FD">
            <w:pPr>
              <w:pStyle w:val="12-"/>
              <w:spacing w:line="240" w:lineRule="auto"/>
              <w:ind w:left="0" w:right="0"/>
              <w:rPr>
                <w:rFonts w:ascii="Times New Roman" w:hAnsi="Times New Roman" w:cs="Times New Roman"/>
                <w:sz w:val="20"/>
                <w:lang w:eastAsia="en-US"/>
              </w:rPr>
            </w:pPr>
            <w:r w:rsidRPr="00C730B6">
              <w:rPr>
                <w:rFonts w:ascii="Times New Roman" w:hAnsi="Times New Roman" w:cs="Times New Roman"/>
                <w:sz w:val="20"/>
                <w:lang w:eastAsia="en-US"/>
              </w:rPr>
              <w:t>Процедуры / инструменты, применяемые</w:t>
            </w:r>
            <w:r w:rsidR="00835B9A" w:rsidRPr="00C730B6">
              <w:rPr>
                <w:rFonts w:ascii="Times New Roman" w:hAnsi="Times New Roman" w:cs="Times New Roman"/>
                <w:sz w:val="20"/>
                <w:lang w:eastAsia="en-US"/>
              </w:rPr>
              <w:t xml:space="preserve"> для‍ в</w:t>
            </w:r>
            <w:r w:rsidRPr="00C730B6">
              <w:rPr>
                <w:rFonts w:ascii="Times New Roman" w:hAnsi="Times New Roman" w:cs="Times New Roman"/>
                <w:sz w:val="20"/>
                <w:lang w:eastAsia="en-US"/>
              </w:rPr>
              <w:t>ыполнения мероприятия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2E2951E4" w14:textId="77777777" w:rsidR="00E275A5" w:rsidRPr="00C730B6" w:rsidRDefault="00E275A5" w:rsidP="008766FD">
            <w:pPr>
              <w:pStyle w:val="12-"/>
              <w:spacing w:line="240" w:lineRule="auto"/>
              <w:ind w:left="0" w:right="0"/>
              <w:rPr>
                <w:rFonts w:ascii="Times New Roman" w:hAnsi="Times New Roman" w:cs="Times New Roman"/>
                <w:sz w:val="20"/>
                <w:lang w:eastAsia="en-US"/>
              </w:rPr>
            </w:pPr>
            <w:r w:rsidRPr="00C730B6">
              <w:rPr>
                <w:rFonts w:ascii="Times New Roman" w:hAnsi="Times New Roman" w:cs="Times New Roman"/>
                <w:sz w:val="20"/>
                <w:lang w:eastAsia="en-US"/>
              </w:rPr>
              <w:t>Периодичность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02375862" w14:textId="77777777" w:rsidR="00E275A5" w:rsidRPr="00C730B6" w:rsidRDefault="00E275A5" w:rsidP="008766FD">
            <w:pPr>
              <w:pStyle w:val="12-"/>
              <w:spacing w:line="240" w:lineRule="auto"/>
              <w:ind w:left="0" w:right="0"/>
              <w:rPr>
                <w:rFonts w:ascii="Times New Roman" w:hAnsi="Times New Roman" w:cs="Times New Roman"/>
                <w:sz w:val="20"/>
                <w:lang w:eastAsia="en-US"/>
              </w:rPr>
            </w:pPr>
            <w:r w:rsidRPr="00C730B6">
              <w:rPr>
                <w:rFonts w:ascii="Times New Roman" w:hAnsi="Times New Roman" w:cs="Times New Roman"/>
                <w:sz w:val="20"/>
                <w:lang w:eastAsia="en-US"/>
              </w:rPr>
              <w:t>Примечание</w:t>
            </w:r>
          </w:p>
        </w:tc>
      </w:tr>
      <w:tr w:rsidR="00E275A5" w:rsidRPr="00C730B6" w14:paraId="4CE56682" w14:textId="77777777" w:rsidTr="00835B9A">
        <w:trPr>
          <w:trHeight w:val="454"/>
        </w:trPr>
        <w:tc>
          <w:tcPr>
            <w:tcW w:w="5000" w:type="pct"/>
            <w:gridSpan w:val="5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8710A" w14:textId="77777777" w:rsidR="00E275A5" w:rsidRPr="00C730B6" w:rsidRDefault="00E275A5" w:rsidP="008766FD">
            <w:pPr>
              <w:pStyle w:val="12-"/>
              <w:spacing w:line="240" w:lineRule="auto"/>
              <w:ind w:left="0" w:right="0"/>
              <w:rPr>
                <w:rFonts w:ascii="Times New Roman" w:hAnsi="Times New Roman" w:cs="Times New Roman"/>
                <w:sz w:val="20"/>
                <w:lang w:val="en-US" w:eastAsia="en-US"/>
              </w:rPr>
            </w:pPr>
            <w:r w:rsidRPr="00C730B6">
              <w:rPr>
                <w:rFonts w:ascii="Times New Roman" w:hAnsi="Times New Roman" w:cs="Times New Roman"/>
                <w:sz w:val="20"/>
                <w:lang w:eastAsia="en-US"/>
              </w:rPr>
              <w:t>Документирование</w:t>
            </w:r>
          </w:p>
        </w:tc>
      </w:tr>
      <w:tr w:rsidR="00F70947" w:rsidRPr="00C730B6" w14:paraId="53B098AF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9A7188" w14:textId="0ACBE649" w:rsidR="00F70947" w:rsidRPr="00C730B6" w:rsidRDefault="00F70947" w:rsidP="000F7265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Определение лиц, ответственных</w:t>
            </w:r>
            <w:r w:rsidR="00835B9A" w:rsidRPr="00C730B6">
              <w:rPr>
                <w:sz w:val="20"/>
                <w:lang w:eastAsia="en-US"/>
              </w:rPr>
              <w:t xml:space="preserve"> за‍ п</w:t>
            </w:r>
            <w:r w:rsidRPr="00C730B6">
              <w:rPr>
                <w:sz w:val="20"/>
                <w:lang w:eastAsia="en-US"/>
              </w:rPr>
              <w:t>ериодический контроль ведения электронного журнала безопасности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021BE4" w14:textId="0ADDCC23" w:rsidR="00F70947" w:rsidRPr="00C730B6" w:rsidRDefault="00FB545B" w:rsidP="00F70947">
            <w:pPr>
              <w:pStyle w:val="GOSTTablenorm0"/>
              <w:ind w:left="0" w:right="0"/>
              <w:jc w:val="left"/>
              <w:rPr>
                <w:b/>
                <w:bCs/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Руководитель УИБ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F4B71F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Экспертно-документально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1EA11" w14:textId="2EA49C8D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</w:t>
            </w:r>
            <w:r w:rsidR="00835B9A" w:rsidRPr="00C730B6">
              <w:rPr>
                <w:sz w:val="20"/>
                <w:lang w:eastAsia="en-US"/>
              </w:rPr>
              <w:t xml:space="preserve"> в‍ м</w:t>
            </w:r>
            <w:r w:rsidRPr="00C730B6">
              <w:rPr>
                <w:sz w:val="20"/>
                <w:lang w:eastAsia="en-US"/>
              </w:rPr>
              <w:t>есяц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1D64CC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70947" w:rsidRPr="00C730B6" w14:paraId="7C14E7AA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15F5A3" w14:textId="050B2284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наличия соглашений</w:t>
            </w:r>
            <w:r w:rsidR="00835B9A" w:rsidRPr="00C730B6">
              <w:rPr>
                <w:sz w:val="20"/>
                <w:lang w:eastAsia="en-US"/>
              </w:rPr>
              <w:t xml:space="preserve"> о‍ н</w:t>
            </w:r>
            <w:r w:rsidRPr="00C730B6">
              <w:rPr>
                <w:sz w:val="20"/>
                <w:lang w:eastAsia="en-US"/>
              </w:rPr>
              <w:t>еразглашении информации ограниченного доступа, подписанных работниками, допущенными</w:t>
            </w:r>
            <w:r w:rsidR="00835B9A" w:rsidRPr="00C730B6">
              <w:rPr>
                <w:sz w:val="20"/>
                <w:lang w:eastAsia="en-US"/>
              </w:rPr>
              <w:t xml:space="preserve"> к‍ о</w:t>
            </w:r>
            <w:r w:rsidRPr="00C730B6">
              <w:rPr>
                <w:sz w:val="20"/>
                <w:lang w:eastAsia="en-US"/>
              </w:rPr>
              <w:t>бработке такой информации,</w:t>
            </w:r>
            <w:r w:rsidR="00835B9A" w:rsidRPr="00C730B6">
              <w:rPr>
                <w:sz w:val="20"/>
                <w:lang w:eastAsia="en-US"/>
              </w:rPr>
              <w:t xml:space="preserve"> в‍ т</w:t>
            </w:r>
            <w:r w:rsidRPr="00C730B6">
              <w:rPr>
                <w:sz w:val="20"/>
                <w:lang w:eastAsia="en-US"/>
              </w:rPr>
              <w:t xml:space="preserve">ом числе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7D262F" w14:textId="6BCEAF3D" w:rsidR="00F70947" w:rsidRPr="00C730B6" w:rsidRDefault="00F70947" w:rsidP="00F70947">
            <w:pPr>
              <w:spacing w:line="240" w:lineRule="auto"/>
              <w:ind w:firstLine="0"/>
              <w:jc w:val="left"/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информации, 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бработку</w:t>
            </w:r>
            <w:r w:rsidR="00835B9A" w:rsidRPr="00C730B6">
              <w:rPr>
                <w:sz w:val="20"/>
                <w:lang w:eastAsia="en-US"/>
              </w:rPr>
              <w:t xml:space="preserve"> и‍ з</w:t>
            </w:r>
            <w:r w:rsidRPr="00C730B6">
              <w:rPr>
                <w:sz w:val="20"/>
                <w:lang w:eastAsia="en-US"/>
              </w:rPr>
              <w:t xml:space="preserve">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2ECD37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Экспертно-документально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83965D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Ежеквартально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2C5064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70947" w:rsidRPr="00C730B6" w14:paraId="48182446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084EB5" w14:textId="74150B25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актуальности внутренней документации</w:t>
            </w:r>
            <w:r w:rsidR="00835B9A" w:rsidRPr="00C730B6">
              <w:rPr>
                <w:sz w:val="20"/>
                <w:lang w:eastAsia="en-US"/>
              </w:rPr>
              <w:t xml:space="preserve"> по‍ з</w:t>
            </w:r>
            <w:r w:rsidRPr="00C730B6">
              <w:rPr>
                <w:sz w:val="20"/>
                <w:lang w:eastAsia="en-US"/>
              </w:rPr>
              <w:t>ащите информации,</w:t>
            </w:r>
            <w:r w:rsidR="00835B9A" w:rsidRPr="00C730B6">
              <w:rPr>
                <w:sz w:val="20"/>
                <w:lang w:eastAsia="en-US"/>
              </w:rPr>
              <w:t xml:space="preserve"> в‍ т</w:t>
            </w:r>
            <w:r w:rsidRPr="00C730B6">
              <w:rPr>
                <w:sz w:val="20"/>
                <w:lang w:eastAsia="en-US"/>
              </w:rPr>
              <w:t>ом числе списков лиц, допущенных</w:t>
            </w:r>
            <w:r w:rsidR="00835B9A" w:rsidRPr="00C730B6">
              <w:rPr>
                <w:sz w:val="20"/>
                <w:lang w:eastAsia="en-US"/>
              </w:rPr>
              <w:t xml:space="preserve"> к‍ о</w:t>
            </w:r>
            <w:r w:rsidRPr="00C730B6">
              <w:rPr>
                <w:sz w:val="20"/>
                <w:lang w:eastAsia="en-US"/>
              </w:rPr>
              <w:t>бработке конфиденциальной информации,</w:t>
            </w:r>
            <w:r w:rsidR="00835B9A" w:rsidRPr="00C730B6">
              <w:rPr>
                <w:sz w:val="20"/>
                <w:lang w:eastAsia="en-US"/>
              </w:rPr>
              <w:t xml:space="preserve"> в‍ </w:t>
            </w:r>
            <w:proofErr w:type="spellStart"/>
            <w:r w:rsidR="00835B9A" w:rsidRPr="00C730B6">
              <w:rPr>
                <w:sz w:val="20"/>
                <w:lang w:eastAsia="en-US"/>
              </w:rPr>
              <w:t>т</w:t>
            </w:r>
            <w:r w:rsidRPr="00C730B6">
              <w:rPr>
                <w:sz w:val="20"/>
                <w:lang w:eastAsia="en-US"/>
              </w:rPr>
              <w:t>.ч</w:t>
            </w:r>
            <w:proofErr w:type="spellEnd"/>
            <w:r w:rsidRPr="00C730B6">
              <w:rPr>
                <w:sz w:val="20"/>
                <w:lang w:eastAsia="en-US"/>
              </w:rPr>
              <w:t xml:space="preserve">.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C04999" w14:textId="151C267D" w:rsidR="00F70947" w:rsidRPr="00C730B6" w:rsidRDefault="00F70947" w:rsidP="00F70947">
            <w:pPr>
              <w:spacing w:line="240" w:lineRule="auto"/>
              <w:ind w:firstLine="0"/>
              <w:jc w:val="left"/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информации, 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бработку</w:t>
            </w:r>
            <w:r w:rsidR="00835B9A" w:rsidRPr="00C730B6">
              <w:rPr>
                <w:sz w:val="20"/>
                <w:lang w:eastAsia="en-US"/>
              </w:rPr>
              <w:t xml:space="preserve"> и‍ з</w:t>
            </w:r>
            <w:r w:rsidRPr="00C730B6">
              <w:rPr>
                <w:sz w:val="20"/>
                <w:lang w:eastAsia="en-US"/>
              </w:rPr>
              <w:t xml:space="preserve">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D4563D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Экспертно-документально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FD2BF8" w14:textId="54B90AD6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Ежеквартально,</w:t>
            </w:r>
            <w:r w:rsidR="00835B9A" w:rsidRPr="00C730B6">
              <w:rPr>
                <w:sz w:val="20"/>
                <w:lang w:eastAsia="en-US"/>
              </w:rPr>
              <w:t xml:space="preserve"> при‍ к</w:t>
            </w:r>
            <w:r w:rsidRPr="00C730B6">
              <w:rPr>
                <w:sz w:val="20"/>
                <w:lang w:eastAsia="en-US"/>
              </w:rPr>
              <w:t>адровых изменениях, либо</w:t>
            </w:r>
            <w:r w:rsidR="00835B9A" w:rsidRPr="00C730B6">
              <w:rPr>
                <w:sz w:val="20"/>
                <w:lang w:eastAsia="en-US"/>
              </w:rPr>
              <w:t xml:space="preserve"> при‍ с</w:t>
            </w:r>
            <w:r w:rsidRPr="00C730B6">
              <w:rPr>
                <w:sz w:val="20"/>
                <w:lang w:eastAsia="en-US"/>
              </w:rPr>
              <w:t>ущественном изменении законодательства</w:t>
            </w:r>
            <w:r w:rsidR="00835B9A" w:rsidRPr="00C730B6">
              <w:rPr>
                <w:sz w:val="20"/>
                <w:lang w:eastAsia="en-US"/>
              </w:rPr>
              <w:t xml:space="preserve"> в‍ с</w:t>
            </w:r>
            <w:r w:rsidRPr="00C730B6">
              <w:rPr>
                <w:sz w:val="20"/>
                <w:lang w:eastAsia="en-US"/>
              </w:rPr>
              <w:t>фере защиты информации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C795A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70947" w:rsidRPr="00C730B6" w14:paraId="6F4567B0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345C35" w14:textId="77DB204F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наличия перечня лиц, которым предоставляется доступ</w:t>
            </w:r>
            <w:r w:rsidR="00835B9A" w:rsidRPr="00C730B6">
              <w:rPr>
                <w:sz w:val="20"/>
                <w:lang w:eastAsia="en-US"/>
              </w:rPr>
              <w:t xml:space="preserve"> к‍ э</w:t>
            </w:r>
            <w:r w:rsidRPr="00C730B6">
              <w:rPr>
                <w:sz w:val="20"/>
                <w:lang w:eastAsia="en-US"/>
              </w:rPr>
              <w:t>лектронным журналам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C241BC" w14:textId="73FD3F81" w:rsidR="00F70947" w:rsidRPr="00C730B6" w:rsidRDefault="00F70947" w:rsidP="00F70947">
            <w:pPr>
              <w:spacing w:line="240" w:lineRule="auto"/>
              <w:ind w:firstLine="0"/>
              <w:jc w:val="left"/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информации, 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бработку</w:t>
            </w:r>
            <w:r w:rsidR="00835B9A" w:rsidRPr="00C730B6">
              <w:rPr>
                <w:sz w:val="20"/>
                <w:lang w:eastAsia="en-US"/>
              </w:rPr>
              <w:t xml:space="preserve"> и‍ з</w:t>
            </w:r>
            <w:r w:rsidRPr="00C730B6">
              <w:rPr>
                <w:sz w:val="20"/>
                <w:lang w:eastAsia="en-US"/>
              </w:rPr>
              <w:t xml:space="preserve">ащиту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609307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Экспертно-документально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F54331" w14:textId="5B0DC578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Ежеквартально либо</w:t>
            </w:r>
            <w:r w:rsidR="00835B9A" w:rsidRPr="00C730B6">
              <w:rPr>
                <w:sz w:val="20"/>
                <w:lang w:eastAsia="en-US"/>
              </w:rPr>
              <w:t xml:space="preserve"> при‍ к</w:t>
            </w:r>
            <w:r w:rsidRPr="00C730B6">
              <w:rPr>
                <w:sz w:val="20"/>
                <w:lang w:eastAsia="en-US"/>
              </w:rPr>
              <w:t>адровых изменениях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1F8BDC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70947" w:rsidRPr="00C730B6" w14:paraId="53530A8D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A7B2F0" w14:textId="191112A9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наличия перечня лиц, допущенных</w:t>
            </w:r>
            <w:r w:rsidR="00835B9A" w:rsidRPr="00C730B6">
              <w:rPr>
                <w:sz w:val="20"/>
                <w:lang w:eastAsia="en-US"/>
              </w:rPr>
              <w:t xml:space="preserve"> к‍ р</w:t>
            </w:r>
            <w:r w:rsidRPr="00C730B6">
              <w:rPr>
                <w:sz w:val="20"/>
                <w:lang w:eastAsia="en-US"/>
              </w:rPr>
              <w:t>аботе</w:t>
            </w:r>
            <w:r w:rsidR="00835B9A" w:rsidRPr="00C730B6">
              <w:rPr>
                <w:sz w:val="20"/>
                <w:lang w:eastAsia="en-US"/>
              </w:rPr>
              <w:t xml:space="preserve"> с‍ С</w:t>
            </w:r>
            <w:r w:rsidRPr="00C730B6">
              <w:rPr>
                <w:sz w:val="20"/>
                <w:lang w:eastAsia="en-US"/>
              </w:rPr>
              <w:t>КЗИ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887F86" w14:textId="26157D16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910574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Экспертно-документально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B21D0" w14:textId="32D0BDC6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Ежеквартально либо</w:t>
            </w:r>
            <w:r w:rsidR="00835B9A" w:rsidRPr="00C730B6">
              <w:rPr>
                <w:sz w:val="20"/>
                <w:lang w:eastAsia="en-US"/>
              </w:rPr>
              <w:t xml:space="preserve"> при‍ к</w:t>
            </w:r>
            <w:r w:rsidRPr="00C730B6">
              <w:rPr>
                <w:sz w:val="20"/>
                <w:lang w:eastAsia="en-US"/>
              </w:rPr>
              <w:t>адровых изменениях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9CE6E7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70947" w:rsidRPr="00C730B6" w14:paraId="1E992206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C8ACDF" w14:textId="19D71825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наличия актуальных договоров</w:t>
            </w:r>
            <w:r w:rsidR="00835B9A" w:rsidRPr="00C730B6">
              <w:rPr>
                <w:sz w:val="20"/>
                <w:lang w:eastAsia="en-US"/>
              </w:rPr>
              <w:t xml:space="preserve"> с‍ о</w:t>
            </w:r>
            <w:r w:rsidRPr="00C730B6">
              <w:rPr>
                <w:sz w:val="20"/>
                <w:lang w:eastAsia="en-US"/>
              </w:rPr>
              <w:t>рганизациями, которым передается информация ограниченного доступа,</w:t>
            </w:r>
            <w:r w:rsidR="00835B9A" w:rsidRPr="00C730B6">
              <w:rPr>
                <w:sz w:val="20"/>
                <w:lang w:eastAsia="en-US"/>
              </w:rPr>
              <w:t xml:space="preserve"> в‍ </w:t>
            </w:r>
            <w:proofErr w:type="spellStart"/>
            <w:r w:rsidR="00835B9A" w:rsidRPr="00C730B6">
              <w:rPr>
                <w:sz w:val="20"/>
                <w:lang w:eastAsia="en-US"/>
              </w:rPr>
              <w:t>т</w:t>
            </w:r>
            <w:r w:rsidRPr="00C730B6">
              <w:rPr>
                <w:sz w:val="20"/>
                <w:lang w:eastAsia="en-US"/>
              </w:rPr>
              <w:t>.ч</w:t>
            </w:r>
            <w:proofErr w:type="spellEnd"/>
            <w:r w:rsidRPr="00C730B6">
              <w:rPr>
                <w:sz w:val="20"/>
                <w:lang w:eastAsia="en-US"/>
              </w:rPr>
              <w:t xml:space="preserve">. </w:t>
            </w:r>
            <w:r w:rsidRPr="00C730B6">
              <w:rPr>
                <w:sz w:val="20"/>
                <w:lang w:eastAsia="en-US"/>
              </w:rPr>
              <w:lastRenderedPageBreak/>
              <w:t>персональные данные,</w:t>
            </w:r>
            <w:r w:rsidR="00835B9A" w:rsidRPr="00C730B6">
              <w:rPr>
                <w:sz w:val="20"/>
                <w:lang w:eastAsia="en-US"/>
              </w:rPr>
              <w:t xml:space="preserve"> а‍ т</w:t>
            </w:r>
            <w:r w:rsidRPr="00C730B6">
              <w:rPr>
                <w:sz w:val="20"/>
                <w:lang w:eastAsia="en-US"/>
              </w:rPr>
              <w:t>акже наличия</w:t>
            </w:r>
            <w:r w:rsidR="00835B9A" w:rsidRPr="00C730B6">
              <w:rPr>
                <w:sz w:val="20"/>
                <w:lang w:eastAsia="en-US"/>
              </w:rPr>
              <w:t xml:space="preserve"> в‍ э</w:t>
            </w:r>
            <w:r w:rsidRPr="00C730B6">
              <w:rPr>
                <w:sz w:val="20"/>
                <w:lang w:eastAsia="en-US"/>
              </w:rPr>
              <w:t>тих договорах пунктов, регламентирующих обязанность этих организаций обеспечивать конфиденциальность персональных данных</w:t>
            </w:r>
            <w:r w:rsidR="00835B9A" w:rsidRPr="00C730B6">
              <w:rPr>
                <w:sz w:val="20"/>
                <w:lang w:eastAsia="en-US"/>
              </w:rPr>
              <w:t xml:space="preserve"> и‍ и</w:t>
            </w:r>
            <w:r w:rsidRPr="00C730B6">
              <w:rPr>
                <w:sz w:val="20"/>
                <w:lang w:eastAsia="en-US"/>
              </w:rPr>
              <w:t>ной информации ограниченного доступа, предоставляемой</w:t>
            </w:r>
            <w:r w:rsidR="00835B9A" w:rsidRPr="00C730B6">
              <w:rPr>
                <w:sz w:val="20"/>
                <w:lang w:eastAsia="en-US"/>
              </w:rPr>
              <w:t xml:space="preserve"> им‍ в</w:t>
            </w:r>
            <w:r w:rsidRPr="00C730B6">
              <w:rPr>
                <w:sz w:val="20"/>
                <w:lang w:eastAsia="en-US"/>
              </w:rPr>
              <w:t xml:space="preserve"> рамках выполнения договорных обязательств 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9CC533" w14:textId="6039EA3D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>Ответственные, определенные</w:t>
            </w:r>
            <w:r w:rsidR="00835B9A" w:rsidRPr="00C730B6">
              <w:rPr>
                <w:sz w:val="20"/>
                <w:lang w:eastAsia="en-US"/>
              </w:rPr>
              <w:t xml:space="preserve"> в‍ с</w:t>
            </w:r>
            <w:r w:rsidRPr="00C730B6">
              <w:rPr>
                <w:sz w:val="20"/>
                <w:lang w:eastAsia="en-US"/>
              </w:rPr>
              <w:t xml:space="preserve">оответствующих руководствах, </w:t>
            </w:r>
            <w:r w:rsidRPr="00C730B6">
              <w:rPr>
                <w:sz w:val="20"/>
                <w:lang w:eastAsia="en-US"/>
              </w:rPr>
              <w:lastRenderedPageBreak/>
              <w:t>регламентах, инструкциях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45F55D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>Экспертно-документально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E2E7B1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 xml:space="preserve">Раз в 6 месяцев 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DF7BB2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F70947" w:rsidRPr="00C730B6" w14:paraId="34702206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BB0928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>Актуализация документа «Модель угроз безопасности информации»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5B4096" w14:textId="0360C245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C99A79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Экспертно-документально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3807F3" w14:textId="7B1DD491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Ежегодно, либо</w:t>
            </w:r>
            <w:r w:rsidR="00835B9A" w:rsidRPr="00C730B6">
              <w:rPr>
                <w:sz w:val="20"/>
                <w:lang w:eastAsia="en-US"/>
              </w:rPr>
              <w:t xml:space="preserve"> при‍ и</w:t>
            </w:r>
            <w:r w:rsidRPr="00C730B6">
              <w:rPr>
                <w:sz w:val="20"/>
                <w:lang w:eastAsia="en-US"/>
              </w:rPr>
              <w:t xml:space="preserve">зменении структурно-функциональных характеристик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>, технического процесса обработки информации,</w:t>
            </w:r>
            <w:r w:rsidR="00835B9A" w:rsidRPr="00C730B6">
              <w:rPr>
                <w:sz w:val="20"/>
                <w:lang w:eastAsia="en-US"/>
              </w:rPr>
              <w:t xml:space="preserve"> а‍ т</w:t>
            </w:r>
            <w:r w:rsidRPr="00C730B6">
              <w:rPr>
                <w:sz w:val="20"/>
                <w:lang w:eastAsia="en-US"/>
              </w:rPr>
              <w:t xml:space="preserve">акже нормативно-правовых актов (в </w:t>
            </w:r>
            <w:proofErr w:type="spellStart"/>
            <w:r w:rsidRPr="00C730B6">
              <w:rPr>
                <w:sz w:val="20"/>
                <w:lang w:eastAsia="en-US"/>
              </w:rPr>
              <w:t>т.ч</w:t>
            </w:r>
            <w:proofErr w:type="spellEnd"/>
            <w:r w:rsidRPr="00C730B6">
              <w:rPr>
                <w:sz w:val="20"/>
                <w:lang w:eastAsia="en-US"/>
              </w:rPr>
              <w:t>. банка данных угроз ФСТЭК России), регламентирующих моделирование угроз безопасности информации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95AFA6" w14:textId="76E5171C" w:rsidR="00F70947" w:rsidRPr="00C730B6" w:rsidRDefault="00F70947" w:rsidP="00F70947">
            <w:pPr>
              <w:pStyle w:val="GOSTTablenorm0"/>
              <w:numPr>
                <w:ilvl w:val="0"/>
                <w:numId w:val="9"/>
              </w:numPr>
              <w:ind w:left="22" w:firstLine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определение событий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>, наступление которых может привести</w:t>
            </w:r>
            <w:r w:rsidR="00835B9A" w:rsidRPr="00C730B6">
              <w:rPr>
                <w:sz w:val="20"/>
                <w:lang w:eastAsia="en-US"/>
              </w:rPr>
              <w:t xml:space="preserve"> к‍ н</w:t>
            </w:r>
            <w:r w:rsidRPr="00C730B6">
              <w:rPr>
                <w:sz w:val="20"/>
                <w:lang w:eastAsia="en-US"/>
              </w:rPr>
              <w:t>арушению целей защиты информации, установленных</w:t>
            </w:r>
            <w:r w:rsidR="00835B9A" w:rsidRPr="00C730B6">
              <w:rPr>
                <w:sz w:val="20"/>
                <w:lang w:eastAsia="en-US"/>
              </w:rPr>
              <w:t xml:space="preserve"> в‍ п</w:t>
            </w:r>
            <w:r w:rsidRPr="00C730B6">
              <w:rPr>
                <w:sz w:val="20"/>
                <w:lang w:eastAsia="en-US"/>
              </w:rPr>
              <w:t>олитике защиты информации</w:t>
            </w:r>
          </w:p>
          <w:p w14:paraId="3E8039E3" w14:textId="226F8FE6" w:rsidR="00F70947" w:rsidRPr="00C730B6" w:rsidRDefault="00F70947" w:rsidP="00F70947">
            <w:pPr>
              <w:pStyle w:val="GOSTTablenorm0"/>
              <w:numPr>
                <w:ilvl w:val="0"/>
                <w:numId w:val="9"/>
              </w:numPr>
              <w:ind w:left="22" w:firstLine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определение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>, пр</w:t>
            </w:r>
            <w:r w:rsidR="00681036" w:rsidRPr="00C730B6">
              <w:rPr>
                <w:sz w:val="20"/>
                <w:lang w:eastAsia="en-US"/>
              </w:rPr>
              <w:t>ограммных</w:t>
            </w:r>
            <w:r w:rsidRPr="00C730B6">
              <w:rPr>
                <w:sz w:val="20"/>
                <w:lang w:eastAsia="en-US"/>
              </w:rPr>
              <w:t>, программно-аппаратных средств, несанкционированный доступ</w:t>
            </w:r>
            <w:r w:rsidR="00835B9A" w:rsidRPr="00C730B6">
              <w:rPr>
                <w:sz w:val="20"/>
                <w:lang w:eastAsia="en-US"/>
              </w:rPr>
              <w:t xml:space="preserve"> к‍ к</w:t>
            </w:r>
            <w:r w:rsidRPr="00C730B6">
              <w:rPr>
                <w:sz w:val="20"/>
                <w:lang w:eastAsia="en-US"/>
              </w:rPr>
              <w:t>оторым и (или) воздействие</w:t>
            </w:r>
            <w:r w:rsidR="00835B9A" w:rsidRPr="00C730B6">
              <w:rPr>
                <w:sz w:val="20"/>
                <w:lang w:eastAsia="en-US"/>
              </w:rPr>
              <w:t xml:space="preserve"> на‍ к</w:t>
            </w:r>
            <w:r w:rsidRPr="00C730B6">
              <w:rPr>
                <w:sz w:val="20"/>
                <w:lang w:eastAsia="en-US"/>
              </w:rPr>
              <w:t>оторые могут привести</w:t>
            </w:r>
            <w:r w:rsidR="00835B9A" w:rsidRPr="00C730B6">
              <w:rPr>
                <w:sz w:val="20"/>
                <w:lang w:eastAsia="en-US"/>
              </w:rPr>
              <w:t xml:space="preserve"> к‍ н</w:t>
            </w:r>
            <w:r w:rsidRPr="00C730B6">
              <w:rPr>
                <w:sz w:val="20"/>
                <w:lang w:eastAsia="en-US"/>
              </w:rPr>
              <w:t>арушению целей защиты информации</w:t>
            </w:r>
          </w:p>
          <w:p w14:paraId="58399759" w14:textId="7D4CA1AC" w:rsidR="00F70947" w:rsidRPr="00C730B6" w:rsidRDefault="00F70947" w:rsidP="00F70947">
            <w:pPr>
              <w:pStyle w:val="GOSTTablenorm0"/>
              <w:numPr>
                <w:ilvl w:val="0"/>
                <w:numId w:val="9"/>
              </w:numPr>
              <w:ind w:left="22" w:firstLine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актуализация угроз безопасности информации, реализация (возникновение) которых может привести</w:t>
            </w:r>
            <w:r w:rsidR="00835B9A" w:rsidRPr="00C730B6">
              <w:rPr>
                <w:sz w:val="20"/>
                <w:lang w:eastAsia="en-US"/>
              </w:rPr>
              <w:t xml:space="preserve"> к‍ н</w:t>
            </w:r>
            <w:r w:rsidRPr="00C730B6">
              <w:rPr>
                <w:sz w:val="20"/>
                <w:lang w:eastAsia="en-US"/>
              </w:rPr>
              <w:t>арушению целей защиты информации</w:t>
            </w:r>
          </w:p>
        </w:tc>
      </w:tr>
      <w:tr w:rsidR="004B0313" w:rsidRPr="00C730B6" w14:paraId="67E1216C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42884F" w14:textId="503AD1A5" w:rsidR="004B0313" w:rsidRPr="00C730B6" w:rsidRDefault="002214CA" w:rsidP="00F43BC1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Разраб</w:t>
            </w:r>
            <w:r w:rsidR="00F43BC1" w:rsidRPr="00C730B6">
              <w:rPr>
                <w:sz w:val="20"/>
                <w:lang w:eastAsia="en-US"/>
              </w:rPr>
              <w:t>отка отчета</w:t>
            </w:r>
            <w:r w:rsidR="00835B9A" w:rsidRPr="00C730B6">
              <w:rPr>
                <w:sz w:val="20"/>
                <w:lang w:eastAsia="en-US"/>
              </w:rPr>
              <w:t xml:space="preserve"> о‍ р</w:t>
            </w:r>
            <w:r w:rsidRPr="00C730B6">
              <w:rPr>
                <w:sz w:val="20"/>
                <w:lang w:eastAsia="en-US"/>
              </w:rPr>
              <w:t>езультатах мониторинга</w:t>
            </w:r>
            <w:r w:rsidR="00835B9A" w:rsidRPr="00C730B6">
              <w:rPr>
                <w:sz w:val="20"/>
                <w:lang w:eastAsia="en-US"/>
              </w:rPr>
              <w:t xml:space="preserve"> в‍ п</w:t>
            </w:r>
            <w:r w:rsidRPr="00C730B6">
              <w:rPr>
                <w:sz w:val="20"/>
                <w:lang w:eastAsia="en-US"/>
              </w:rPr>
              <w:t>рошедшем году, который представляется руководителю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74050F" w14:textId="62525FCF" w:rsidR="004B0313" w:rsidRPr="00C730B6" w:rsidRDefault="00FB545B" w:rsidP="002214CA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F2D96F" w14:textId="53CAC6E9" w:rsidR="004B0313" w:rsidRPr="00C730B6" w:rsidRDefault="002214CA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Экспертно-документально</w:t>
            </w:r>
            <w:r w:rsidR="00F43BC1" w:rsidRPr="00C730B6">
              <w:rPr>
                <w:sz w:val="20"/>
                <w:lang w:eastAsia="en-US"/>
              </w:rPr>
              <w:t>, инструментальный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8C27A7" w14:textId="5DB9C9E5" w:rsidR="004B0313" w:rsidRPr="00C730B6" w:rsidRDefault="00F43BC1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Не реже 1 раза</w:t>
            </w:r>
            <w:r w:rsidR="00835B9A" w:rsidRPr="00C730B6">
              <w:rPr>
                <w:sz w:val="20"/>
                <w:lang w:eastAsia="en-US"/>
              </w:rPr>
              <w:t xml:space="preserve"> в‍ г</w:t>
            </w:r>
            <w:r w:rsidRPr="00C730B6">
              <w:rPr>
                <w:sz w:val="20"/>
                <w:lang w:eastAsia="en-US"/>
              </w:rPr>
              <w:t>од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DA1194" w14:textId="13C27ED0" w:rsidR="004B0313" w:rsidRPr="00C730B6" w:rsidRDefault="001B188D" w:rsidP="00F43BC1">
            <w:pPr>
              <w:pStyle w:val="GOSTTablenorm0"/>
              <w:ind w:left="22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В </w:t>
            </w:r>
            <w:r w:rsidR="00F43BC1" w:rsidRPr="00C730B6">
              <w:rPr>
                <w:sz w:val="20"/>
                <w:lang w:eastAsia="en-US"/>
              </w:rPr>
              <w:t>отчет включаются сведения</w:t>
            </w:r>
            <w:r w:rsidR="00835B9A" w:rsidRPr="00C730B6">
              <w:rPr>
                <w:sz w:val="20"/>
                <w:lang w:eastAsia="en-US"/>
              </w:rPr>
              <w:t xml:space="preserve"> об‍ о</w:t>
            </w:r>
            <w:r w:rsidR="00F43BC1" w:rsidRPr="00C730B6">
              <w:rPr>
                <w:sz w:val="20"/>
                <w:lang w:eastAsia="en-US"/>
              </w:rPr>
              <w:t>бъектах мониторинга, выявленных актуальных угрозах</w:t>
            </w:r>
            <w:r w:rsidR="00835B9A" w:rsidRPr="00C730B6">
              <w:rPr>
                <w:sz w:val="20"/>
                <w:lang w:eastAsia="en-US"/>
              </w:rPr>
              <w:t xml:space="preserve"> и‍ п</w:t>
            </w:r>
            <w:r w:rsidR="00F43BC1" w:rsidRPr="00C730B6">
              <w:rPr>
                <w:sz w:val="20"/>
                <w:lang w:eastAsia="en-US"/>
              </w:rPr>
              <w:t>ринятых мерах</w:t>
            </w:r>
            <w:r w:rsidR="00835B9A" w:rsidRPr="00C730B6">
              <w:rPr>
                <w:sz w:val="20"/>
                <w:lang w:eastAsia="en-US"/>
              </w:rPr>
              <w:t xml:space="preserve"> по‍ з</w:t>
            </w:r>
            <w:r w:rsidR="00F43BC1" w:rsidRPr="00C730B6">
              <w:rPr>
                <w:sz w:val="20"/>
                <w:lang w:eastAsia="en-US"/>
              </w:rPr>
              <w:t>ащите</w:t>
            </w:r>
            <w:r w:rsidR="00835B9A" w:rsidRPr="00C730B6">
              <w:rPr>
                <w:sz w:val="20"/>
                <w:lang w:eastAsia="en-US"/>
              </w:rPr>
              <w:t xml:space="preserve"> от‍ н</w:t>
            </w:r>
            <w:r w:rsidR="00F43BC1" w:rsidRPr="00C730B6">
              <w:rPr>
                <w:sz w:val="20"/>
                <w:lang w:eastAsia="en-US"/>
              </w:rPr>
              <w:t>их, предложения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835B9A" w:rsidRPr="00C730B6">
              <w:rPr>
                <w:sz w:val="20"/>
                <w:lang w:eastAsia="en-US"/>
              </w:rPr>
              <w:lastRenderedPageBreak/>
              <w:t>по‍ с</w:t>
            </w:r>
            <w:r w:rsidR="00F43BC1" w:rsidRPr="00C730B6">
              <w:rPr>
                <w:sz w:val="20"/>
                <w:lang w:eastAsia="en-US"/>
              </w:rPr>
              <w:t>овершенствованию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85654A" w:rsidRPr="00C730B6">
              <w:rPr>
                <w:sz w:val="20"/>
                <w:lang w:eastAsia="en-US"/>
              </w:rPr>
              <w:t xml:space="preserve">СЗИ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</w:tr>
      <w:tr w:rsidR="00F70947" w:rsidRPr="00C730B6" w14:paraId="556CCEA7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D62136" w14:textId="1B272DCF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>Поддержание</w:t>
            </w:r>
            <w:r w:rsidR="00835B9A" w:rsidRPr="00C730B6">
              <w:rPr>
                <w:sz w:val="20"/>
                <w:lang w:eastAsia="en-US"/>
              </w:rPr>
              <w:t xml:space="preserve"> в‍ а</w:t>
            </w:r>
            <w:r w:rsidRPr="00C730B6">
              <w:rPr>
                <w:sz w:val="20"/>
                <w:lang w:eastAsia="en-US"/>
              </w:rPr>
              <w:t>ктуальном состоянии организационно-распорядительных документов</w:t>
            </w:r>
            <w:r w:rsidR="00835B9A" w:rsidRPr="00C730B6">
              <w:rPr>
                <w:sz w:val="20"/>
                <w:lang w:eastAsia="en-US"/>
              </w:rPr>
              <w:t xml:space="preserve"> и‍ л</w:t>
            </w:r>
            <w:r w:rsidRPr="00C730B6">
              <w:rPr>
                <w:sz w:val="20"/>
                <w:lang w:eastAsia="en-US"/>
              </w:rPr>
              <w:t>окальных нормативных актов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C4F713" w14:textId="5A64CB09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Ответственные, определенные</w:t>
            </w:r>
            <w:r w:rsidR="00835B9A" w:rsidRPr="00C730B6">
              <w:rPr>
                <w:sz w:val="20"/>
                <w:lang w:eastAsia="en-US"/>
              </w:rPr>
              <w:t xml:space="preserve"> в‍ с</w:t>
            </w:r>
            <w:r w:rsidRPr="00C730B6">
              <w:rPr>
                <w:sz w:val="20"/>
                <w:lang w:eastAsia="en-US"/>
              </w:rPr>
              <w:t>оответствующих руководствах, регламентах, инструкциях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47614E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Экспертно-документально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6CB92B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Ежеквартально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085334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70947" w:rsidRPr="00C730B6" w14:paraId="054B2389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40B190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заполнения журналов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E8B36F" w14:textId="773C4AFE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Ответственные, определенные</w:t>
            </w:r>
            <w:r w:rsidR="00835B9A" w:rsidRPr="00C730B6">
              <w:rPr>
                <w:sz w:val="20"/>
                <w:lang w:eastAsia="en-US"/>
              </w:rPr>
              <w:t xml:space="preserve"> в‍ с</w:t>
            </w:r>
            <w:r w:rsidRPr="00C730B6">
              <w:rPr>
                <w:sz w:val="20"/>
                <w:lang w:eastAsia="en-US"/>
              </w:rPr>
              <w:t>оответствующих руководствах, регламентах, инструкциях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388629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Экспертно-документально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7FAEC3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Ежеквартально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60167A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70947" w:rsidRPr="00C730B6" w14:paraId="1307BADB" w14:textId="77777777" w:rsidTr="00835B9A">
        <w:trPr>
          <w:trHeight w:val="454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7DD75" w14:textId="37CCA6B4" w:rsidR="00F70947" w:rsidRPr="00C730B6" w:rsidRDefault="00F70947" w:rsidP="00F43BC1">
            <w:pPr>
              <w:keepNext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  <w:lang w:val="en-US" w:eastAsia="en-US"/>
              </w:rPr>
            </w:pPr>
            <w:r w:rsidRPr="00C730B6">
              <w:rPr>
                <w:b/>
                <w:bCs/>
                <w:sz w:val="20"/>
                <w:szCs w:val="20"/>
                <w:lang w:eastAsia="en-US"/>
              </w:rPr>
              <w:t>Информирование</w:t>
            </w:r>
            <w:r w:rsidR="00835B9A" w:rsidRPr="00C730B6">
              <w:rPr>
                <w:b/>
                <w:bCs/>
                <w:sz w:val="20"/>
                <w:szCs w:val="20"/>
                <w:lang w:eastAsia="en-US"/>
              </w:rPr>
              <w:t xml:space="preserve"> и‍ о</w:t>
            </w:r>
            <w:r w:rsidRPr="00C730B6">
              <w:rPr>
                <w:b/>
                <w:bCs/>
                <w:sz w:val="20"/>
                <w:szCs w:val="20"/>
                <w:lang w:eastAsia="en-US"/>
              </w:rPr>
              <w:t>бучение персонала</w:t>
            </w:r>
          </w:p>
        </w:tc>
      </w:tr>
      <w:tr w:rsidR="0023384E" w:rsidRPr="00C730B6" w14:paraId="6D49A3E2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9825DF" w14:textId="6A4834B2" w:rsidR="0023384E" w:rsidRPr="00C730B6" w:rsidRDefault="0023384E" w:rsidP="0023384E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Доведение</w:t>
            </w:r>
            <w:r w:rsidR="00835B9A" w:rsidRPr="00C730B6">
              <w:rPr>
                <w:sz w:val="20"/>
                <w:lang w:eastAsia="en-US"/>
              </w:rPr>
              <w:t xml:space="preserve"> до‍ п</w:t>
            </w:r>
            <w:r w:rsidRPr="00C730B6">
              <w:rPr>
                <w:sz w:val="20"/>
                <w:lang w:eastAsia="en-US"/>
              </w:rPr>
              <w:t>ерсонала информации</w:t>
            </w:r>
            <w:r w:rsidR="00835B9A" w:rsidRPr="00C730B6">
              <w:rPr>
                <w:sz w:val="20"/>
                <w:lang w:eastAsia="en-US"/>
              </w:rPr>
              <w:t xml:space="preserve"> о‍ н</w:t>
            </w:r>
            <w:r w:rsidRPr="00C730B6">
              <w:rPr>
                <w:sz w:val="20"/>
                <w:lang w:eastAsia="en-US"/>
              </w:rPr>
              <w:t>овых угрозах информационной безопасности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F1AC56" w14:textId="69569856" w:rsidR="0023384E" w:rsidRPr="00C730B6" w:rsidRDefault="00FB545B" w:rsidP="0023384E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Отдел развития информационной безопасности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6D2E4B" w14:textId="798DEF4F" w:rsidR="0023384E" w:rsidRPr="00C730B6" w:rsidRDefault="0023384E" w:rsidP="0023384E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Устные лекции, информирование</w:t>
            </w:r>
            <w:r w:rsidR="00835B9A" w:rsidRPr="00C730B6">
              <w:rPr>
                <w:sz w:val="20"/>
                <w:lang w:eastAsia="en-US"/>
              </w:rPr>
              <w:t xml:space="preserve"> по‍ к</w:t>
            </w:r>
            <w:r w:rsidRPr="00C730B6">
              <w:rPr>
                <w:sz w:val="20"/>
                <w:lang w:eastAsia="en-US"/>
              </w:rPr>
              <w:t>аналам электронной почты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95BEEC" w14:textId="50A4F259" w:rsidR="0023384E" w:rsidRPr="00C730B6" w:rsidRDefault="0023384E" w:rsidP="0023384E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Не реже 1 раза</w:t>
            </w:r>
            <w:r w:rsidR="00835B9A" w:rsidRPr="00C730B6">
              <w:rPr>
                <w:sz w:val="20"/>
              </w:rPr>
              <w:t xml:space="preserve"> в‍ м</w:t>
            </w:r>
            <w:r w:rsidRPr="00C730B6">
              <w:rPr>
                <w:sz w:val="20"/>
              </w:rPr>
              <w:t>есяц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CA4F1B" w14:textId="77777777" w:rsidR="0023384E" w:rsidRPr="00C730B6" w:rsidRDefault="0023384E" w:rsidP="0023384E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23384E" w:rsidRPr="00C730B6" w14:paraId="277A61C6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2116A7" w14:textId="594882E1" w:rsidR="0023384E" w:rsidRPr="00C730B6" w:rsidRDefault="0023384E" w:rsidP="0023384E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Доведение</w:t>
            </w:r>
            <w:r w:rsidR="00835B9A" w:rsidRPr="00C730B6">
              <w:rPr>
                <w:sz w:val="20"/>
                <w:lang w:eastAsia="en-US"/>
              </w:rPr>
              <w:t xml:space="preserve"> до‍ п</w:t>
            </w:r>
            <w:r w:rsidRPr="00C730B6">
              <w:rPr>
                <w:sz w:val="20"/>
                <w:lang w:eastAsia="en-US"/>
              </w:rPr>
              <w:t>ерсонала положений законодательства</w:t>
            </w:r>
            <w:r w:rsidR="00835B9A" w:rsidRPr="00C730B6">
              <w:rPr>
                <w:sz w:val="20"/>
                <w:lang w:eastAsia="en-US"/>
              </w:rPr>
              <w:t xml:space="preserve"> в‍ с</w:t>
            </w:r>
            <w:r w:rsidRPr="00C730B6">
              <w:rPr>
                <w:sz w:val="20"/>
                <w:lang w:eastAsia="en-US"/>
              </w:rPr>
              <w:t xml:space="preserve">фере защиты информации (в </w:t>
            </w:r>
            <w:proofErr w:type="spellStart"/>
            <w:r w:rsidRPr="00C730B6">
              <w:rPr>
                <w:sz w:val="20"/>
                <w:lang w:eastAsia="en-US"/>
              </w:rPr>
              <w:t>т.ч</w:t>
            </w:r>
            <w:proofErr w:type="spellEnd"/>
            <w:r w:rsidRPr="00C730B6">
              <w:rPr>
                <w:sz w:val="20"/>
                <w:lang w:eastAsia="en-US"/>
              </w:rPr>
              <w:t xml:space="preserve">.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  <w:r w:rsidRPr="00C730B6">
              <w:rPr>
                <w:sz w:val="20"/>
                <w:lang w:eastAsia="en-US"/>
              </w:rPr>
              <w:t>)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6EE0C1" w14:textId="6ADC7BEB" w:rsidR="0023384E" w:rsidRPr="00C730B6" w:rsidRDefault="00FB545B" w:rsidP="0023384E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Отдел развития информационной безопасности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B12F04" w14:textId="0AE015F5" w:rsidR="0023384E" w:rsidRPr="00C730B6" w:rsidRDefault="0023384E" w:rsidP="0023384E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Устные лекции, информирование</w:t>
            </w:r>
            <w:r w:rsidR="00835B9A" w:rsidRPr="00C730B6">
              <w:rPr>
                <w:sz w:val="20"/>
                <w:lang w:eastAsia="en-US"/>
              </w:rPr>
              <w:t xml:space="preserve"> по‍ к</w:t>
            </w:r>
            <w:r w:rsidRPr="00C730B6">
              <w:rPr>
                <w:sz w:val="20"/>
                <w:lang w:eastAsia="en-US"/>
              </w:rPr>
              <w:t>аналам электронной почты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65A3AA" w14:textId="4E90B0ED" w:rsidR="0023384E" w:rsidRPr="00C730B6" w:rsidRDefault="0023384E" w:rsidP="0023384E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Не реже 1 раза</w:t>
            </w:r>
            <w:r w:rsidR="00835B9A" w:rsidRPr="00C730B6">
              <w:rPr>
                <w:sz w:val="20"/>
              </w:rPr>
              <w:t xml:space="preserve"> в‍ к</w:t>
            </w:r>
            <w:r w:rsidRPr="00C730B6">
              <w:rPr>
                <w:sz w:val="20"/>
              </w:rPr>
              <w:t>вартал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448A4B" w14:textId="77777777" w:rsidR="0023384E" w:rsidRPr="00C730B6" w:rsidRDefault="0023384E" w:rsidP="0023384E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70947" w:rsidRPr="00C730B6" w14:paraId="15A8FEF8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05AC98" w14:textId="73289F88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Доведение</w:t>
            </w:r>
            <w:r w:rsidR="00835B9A" w:rsidRPr="00C730B6">
              <w:rPr>
                <w:sz w:val="20"/>
                <w:lang w:eastAsia="en-US"/>
              </w:rPr>
              <w:t xml:space="preserve"> до‍ п</w:t>
            </w:r>
            <w:r w:rsidRPr="00C730B6">
              <w:rPr>
                <w:sz w:val="20"/>
                <w:lang w:eastAsia="en-US"/>
              </w:rPr>
              <w:t>ерсонала положений внутренних нормативных документов</w:t>
            </w:r>
            <w:r w:rsidR="00835B9A" w:rsidRPr="00C730B6">
              <w:rPr>
                <w:sz w:val="20"/>
                <w:lang w:eastAsia="en-US"/>
              </w:rPr>
              <w:t xml:space="preserve"> по‍ з</w:t>
            </w:r>
            <w:r w:rsidRPr="00C730B6">
              <w:rPr>
                <w:sz w:val="20"/>
                <w:lang w:eastAsia="en-US"/>
              </w:rPr>
              <w:t>ащите информации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BAF784" w14:textId="6D883752" w:rsidR="00F70947" w:rsidRPr="00C730B6" w:rsidRDefault="00FB545B" w:rsidP="00ED684C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Отдел развития информационной безопасности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B67AEB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Под роспись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963581" w14:textId="1C6DA95A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По мере появления новых внутренних документов</w:t>
            </w:r>
            <w:r w:rsidR="00835B9A" w:rsidRPr="00C730B6">
              <w:rPr>
                <w:sz w:val="20"/>
                <w:lang w:eastAsia="en-US"/>
              </w:rPr>
              <w:t xml:space="preserve"> или‍ п</w:t>
            </w:r>
            <w:r w:rsidRPr="00C730B6">
              <w:rPr>
                <w:sz w:val="20"/>
                <w:lang w:eastAsia="en-US"/>
              </w:rPr>
              <w:t>о мере существенного изменения</w:t>
            </w:r>
            <w:r w:rsidR="00835B9A" w:rsidRPr="00C730B6">
              <w:rPr>
                <w:sz w:val="20"/>
                <w:lang w:eastAsia="en-US"/>
              </w:rPr>
              <w:t xml:space="preserve"> уже‍ с</w:t>
            </w:r>
            <w:r w:rsidRPr="00C730B6">
              <w:rPr>
                <w:sz w:val="20"/>
                <w:lang w:eastAsia="en-US"/>
              </w:rPr>
              <w:t>уществующих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8F6F2E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70947" w:rsidRPr="00C730B6" w14:paraId="65BF28B5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4A3FF8" w14:textId="1B0C9436" w:rsidR="00F70947" w:rsidRPr="00C730B6" w:rsidRDefault="00F70947" w:rsidP="00681036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Повышение квалификации</w:t>
            </w:r>
            <w:r w:rsidR="00835B9A" w:rsidRPr="00C730B6">
              <w:rPr>
                <w:sz w:val="20"/>
                <w:lang w:eastAsia="en-US"/>
              </w:rPr>
              <w:t xml:space="preserve"> и‍ п</w:t>
            </w:r>
            <w:r w:rsidRPr="00C730B6">
              <w:rPr>
                <w:sz w:val="20"/>
                <w:lang w:eastAsia="en-US"/>
              </w:rPr>
              <w:t>ереподготовка лиц, ответственных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>,</w:t>
            </w:r>
            <w:r w:rsidR="00835B9A" w:rsidRPr="00C730B6">
              <w:rPr>
                <w:sz w:val="20"/>
                <w:lang w:eastAsia="en-US"/>
              </w:rPr>
              <w:t xml:space="preserve"> на‍ к</w:t>
            </w:r>
            <w:r w:rsidRPr="00C730B6">
              <w:rPr>
                <w:sz w:val="20"/>
                <w:lang w:eastAsia="en-US"/>
              </w:rPr>
              <w:t>урсах</w:t>
            </w:r>
            <w:r w:rsidR="00835B9A" w:rsidRPr="00C730B6">
              <w:rPr>
                <w:sz w:val="20"/>
                <w:lang w:eastAsia="en-US"/>
              </w:rPr>
              <w:t xml:space="preserve"> по‍ н</w:t>
            </w:r>
            <w:r w:rsidRPr="00C730B6">
              <w:rPr>
                <w:sz w:val="20"/>
                <w:lang w:eastAsia="en-US"/>
              </w:rPr>
              <w:t xml:space="preserve">аправлению «Информационная безопасность» </w:t>
            </w:r>
            <w:r w:rsidRPr="00C730B6">
              <w:rPr>
                <w:sz w:val="20"/>
                <w:lang w:eastAsia="en-US"/>
              </w:rPr>
              <w:br/>
              <w:t>(не менее 72 часов)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84D8B3" w14:textId="0B9C4CA8" w:rsidR="00F70947" w:rsidRPr="00C730B6" w:rsidRDefault="00FB545B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Отдел развития информационной безопасности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7A0912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Планирование учебных курсов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BABA4E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Не реже 1 раза в 5 лет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89EFBE" w14:textId="28BDD8C6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По образовательным программам, согласованным</w:t>
            </w:r>
            <w:r w:rsidR="00835B9A" w:rsidRPr="00C730B6">
              <w:rPr>
                <w:sz w:val="20"/>
                <w:lang w:eastAsia="en-US"/>
              </w:rPr>
              <w:t xml:space="preserve"> со‍ Ф</w:t>
            </w:r>
            <w:r w:rsidRPr="00C730B6">
              <w:rPr>
                <w:sz w:val="20"/>
                <w:lang w:eastAsia="en-US"/>
              </w:rPr>
              <w:t>СТЭК России</w:t>
            </w:r>
          </w:p>
        </w:tc>
      </w:tr>
      <w:tr w:rsidR="00F43BC1" w:rsidRPr="00C730B6" w14:paraId="346FAF18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0A293" w14:textId="3E4E18CA" w:rsidR="00F43BC1" w:rsidRPr="00C730B6" w:rsidRDefault="00F43BC1" w:rsidP="00F43BC1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>Проведения практических занятий</w:t>
            </w:r>
            <w:r w:rsidR="00835B9A" w:rsidRPr="00C730B6">
              <w:rPr>
                <w:sz w:val="20"/>
                <w:lang w:eastAsia="en-US"/>
              </w:rPr>
              <w:t xml:space="preserve"> и‍ т</w:t>
            </w:r>
            <w:r w:rsidRPr="00C730B6">
              <w:rPr>
                <w:sz w:val="20"/>
                <w:lang w:eastAsia="en-US"/>
              </w:rPr>
              <w:t>ренировок</w:t>
            </w:r>
            <w:r w:rsidR="00835B9A" w:rsidRPr="00C730B6">
              <w:rPr>
                <w:sz w:val="20"/>
                <w:lang w:eastAsia="en-US"/>
              </w:rPr>
              <w:t xml:space="preserve"> с‍ п</w:t>
            </w:r>
            <w:r w:rsidRPr="00C730B6">
              <w:rPr>
                <w:sz w:val="20"/>
                <w:lang w:eastAsia="en-US"/>
              </w:rPr>
              <w:t>ерсоналом, мероприятий</w:t>
            </w:r>
            <w:r w:rsidR="00835B9A" w:rsidRPr="00C730B6">
              <w:rPr>
                <w:sz w:val="20"/>
                <w:lang w:eastAsia="en-US"/>
              </w:rPr>
              <w:t xml:space="preserve"> по‍ о</w:t>
            </w:r>
            <w:r w:rsidRPr="00C730B6">
              <w:rPr>
                <w:sz w:val="20"/>
                <w:lang w:eastAsia="en-US"/>
              </w:rPr>
              <w:t>бучению персонала</w:t>
            </w:r>
            <w:r w:rsidR="00835B9A" w:rsidRPr="00C730B6">
              <w:rPr>
                <w:sz w:val="20"/>
                <w:lang w:eastAsia="en-US"/>
              </w:rPr>
              <w:t xml:space="preserve"> и‍ к</w:t>
            </w:r>
            <w:r w:rsidRPr="00C730B6">
              <w:rPr>
                <w:sz w:val="20"/>
                <w:lang w:eastAsia="en-US"/>
              </w:rPr>
              <w:t>онтролю осведомленности персонала,</w:t>
            </w:r>
            <w:r w:rsidR="00835B9A" w:rsidRPr="00C730B6">
              <w:rPr>
                <w:sz w:val="20"/>
                <w:lang w:eastAsia="en-US"/>
              </w:rPr>
              <w:t xml:space="preserve"> в‍ </w:t>
            </w:r>
            <w:proofErr w:type="spellStart"/>
            <w:r w:rsidR="00835B9A" w:rsidRPr="00C730B6">
              <w:rPr>
                <w:sz w:val="20"/>
                <w:lang w:eastAsia="en-US"/>
              </w:rPr>
              <w:t>т</w:t>
            </w:r>
            <w:r w:rsidRPr="00C730B6">
              <w:rPr>
                <w:sz w:val="20"/>
                <w:lang w:eastAsia="en-US"/>
              </w:rPr>
              <w:t>.ч</w:t>
            </w:r>
            <w:proofErr w:type="spellEnd"/>
            <w:r w:rsidRPr="00C730B6">
              <w:rPr>
                <w:sz w:val="20"/>
                <w:lang w:eastAsia="en-US"/>
              </w:rPr>
              <w:t>.</w:t>
            </w:r>
            <w:r w:rsidR="00835B9A" w:rsidRPr="00C730B6">
              <w:rPr>
                <w:sz w:val="20"/>
                <w:lang w:eastAsia="en-US"/>
              </w:rPr>
              <w:t xml:space="preserve"> по‍ в</w:t>
            </w:r>
            <w:r w:rsidRPr="00C730B6">
              <w:rPr>
                <w:sz w:val="20"/>
                <w:lang w:eastAsia="en-US"/>
              </w:rPr>
              <w:t xml:space="preserve">опросам защиты </w:t>
            </w:r>
            <w:proofErr w:type="spellStart"/>
            <w:r w:rsidRPr="00C730B6">
              <w:rPr>
                <w:sz w:val="20"/>
                <w:lang w:eastAsia="en-US"/>
              </w:rPr>
              <w:t>ПДн</w:t>
            </w:r>
            <w:proofErr w:type="spellEnd"/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098DFB" w14:textId="3BD5042B" w:rsidR="00F43BC1" w:rsidRPr="00C730B6" w:rsidRDefault="00FB545B" w:rsidP="00F43BC1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Отдел развития информационной безопасности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98D94E" w14:textId="0FD8F6F8" w:rsidR="00F43BC1" w:rsidRPr="00C730B6" w:rsidRDefault="00F43BC1" w:rsidP="00F43BC1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Устный опрос, письменное тестирование, имитация действий злоумышленника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D580BE" w14:textId="2A2DFA28" w:rsidR="00F43BC1" w:rsidRPr="00C730B6" w:rsidRDefault="00F43BC1" w:rsidP="00F43BC1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Не реже 1 раза в 3 года</w:t>
            </w:r>
            <w:r w:rsidR="00835B9A" w:rsidRPr="00C730B6">
              <w:rPr>
                <w:sz w:val="20"/>
                <w:lang w:eastAsia="en-US"/>
              </w:rPr>
              <w:t xml:space="preserve"> или‍ п</w:t>
            </w:r>
            <w:r w:rsidRPr="00C730B6">
              <w:rPr>
                <w:sz w:val="20"/>
                <w:lang w:eastAsia="en-US"/>
              </w:rPr>
              <w:t>осле компьютерного инцидента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B8D929" w14:textId="77777777" w:rsidR="00F43BC1" w:rsidRPr="00C730B6" w:rsidRDefault="00F43BC1" w:rsidP="00F43BC1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ED684C" w:rsidRPr="00C730B6" w14:paraId="7A7320F9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899C0A" w14:textId="764C9DA4" w:rsidR="00ED684C" w:rsidRPr="00C730B6" w:rsidRDefault="00ED684C" w:rsidP="00ED684C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Оценка знаний работников, назначенных</w:t>
            </w:r>
            <w:r w:rsidR="00835B9A" w:rsidRPr="00C730B6">
              <w:rPr>
                <w:sz w:val="20"/>
                <w:lang w:eastAsia="en-US"/>
              </w:rPr>
              <w:t xml:space="preserve"> на‍ р</w:t>
            </w:r>
            <w:r w:rsidRPr="00C730B6">
              <w:rPr>
                <w:sz w:val="20"/>
                <w:lang w:eastAsia="en-US"/>
              </w:rPr>
              <w:t>оль системных администраторов</w:t>
            </w:r>
            <w:r w:rsidR="00835B9A" w:rsidRPr="00C730B6">
              <w:rPr>
                <w:sz w:val="20"/>
                <w:lang w:eastAsia="en-US"/>
              </w:rPr>
              <w:t xml:space="preserve"> и‍ а</w:t>
            </w:r>
            <w:r w:rsidRPr="00C730B6">
              <w:rPr>
                <w:sz w:val="20"/>
                <w:lang w:eastAsia="en-US"/>
              </w:rPr>
              <w:t>дминистраторов безопасности,</w:t>
            </w:r>
            <w:r w:rsidR="00835B9A" w:rsidRPr="00C730B6">
              <w:rPr>
                <w:sz w:val="20"/>
                <w:lang w:eastAsia="en-US"/>
              </w:rPr>
              <w:t xml:space="preserve"> мер‍ п</w:t>
            </w:r>
            <w:r w:rsidRPr="00C730B6">
              <w:rPr>
                <w:sz w:val="20"/>
                <w:lang w:eastAsia="en-US"/>
              </w:rPr>
              <w:t>о защите информации, установленных требованиями регуляторов, внутренними регламентами</w:t>
            </w:r>
            <w:r w:rsidR="00835B9A" w:rsidRPr="00C730B6">
              <w:rPr>
                <w:sz w:val="20"/>
                <w:lang w:eastAsia="en-US"/>
              </w:rPr>
              <w:t xml:space="preserve"> и‍ с</w:t>
            </w:r>
            <w:r w:rsidRPr="00C730B6">
              <w:rPr>
                <w:sz w:val="20"/>
                <w:lang w:eastAsia="en-US"/>
              </w:rPr>
              <w:t>тандартами</w:t>
            </w:r>
            <w:r w:rsidR="00835B9A" w:rsidRPr="00C730B6">
              <w:rPr>
                <w:sz w:val="20"/>
                <w:lang w:eastAsia="en-US"/>
              </w:rPr>
              <w:t xml:space="preserve"> в‍ ч</w:t>
            </w:r>
            <w:r w:rsidRPr="00C730B6">
              <w:rPr>
                <w:sz w:val="20"/>
                <w:lang w:eastAsia="en-US"/>
              </w:rPr>
              <w:t>асти, касающейся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34283D" w14:textId="46D32A26" w:rsidR="00ED684C" w:rsidRPr="00C730B6" w:rsidRDefault="00FB545B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Отдел развития информационной безопасности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F888B3" w14:textId="77777777" w:rsidR="00ED684C" w:rsidRPr="00C730B6" w:rsidRDefault="00ED684C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Устный опрос, письменное тестирование, имитация действий злоумышленника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0FB03" w14:textId="59530E5C" w:rsidR="00ED684C" w:rsidRPr="00C730B6" w:rsidRDefault="00ED684C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Не реже 1 раза</w:t>
            </w:r>
            <w:r w:rsidR="00835B9A" w:rsidRPr="00C730B6">
              <w:rPr>
                <w:sz w:val="20"/>
                <w:lang w:eastAsia="en-US"/>
              </w:rPr>
              <w:t xml:space="preserve"> в‍ г</w:t>
            </w:r>
            <w:r w:rsidRPr="00C730B6">
              <w:rPr>
                <w:sz w:val="20"/>
                <w:lang w:eastAsia="en-US"/>
              </w:rPr>
              <w:t>од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CAA6EF" w14:textId="77777777" w:rsidR="00ED684C" w:rsidRPr="00C730B6" w:rsidRDefault="00ED684C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70947" w:rsidRPr="00C730B6" w14:paraId="7482B578" w14:textId="77777777" w:rsidTr="00835B9A">
        <w:trPr>
          <w:trHeight w:val="454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4DDEE" w14:textId="77777777" w:rsidR="00F70947" w:rsidRPr="00C730B6" w:rsidRDefault="00F70947" w:rsidP="00ED684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  <w:lang w:val="en-US" w:eastAsia="en-US"/>
              </w:rPr>
            </w:pPr>
            <w:r w:rsidRPr="00C730B6">
              <w:rPr>
                <w:b/>
                <w:bCs/>
                <w:sz w:val="20"/>
                <w:szCs w:val="20"/>
                <w:lang w:eastAsia="en-US"/>
              </w:rPr>
              <w:t>Физический контроль</w:t>
            </w:r>
          </w:p>
        </w:tc>
      </w:tr>
      <w:tr w:rsidR="00F70947" w:rsidRPr="00C730B6" w14:paraId="040CFA41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78BDC5" w14:textId="72881AB1" w:rsidR="00F70947" w:rsidRPr="00C730B6" w:rsidRDefault="00EF023B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защиты физического доступа</w:t>
            </w:r>
            <w:r w:rsidR="00835B9A" w:rsidRPr="00C730B6">
              <w:rPr>
                <w:sz w:val="20"/>
                <w:lang w:eastAsia="en-US"/>
              </w:rPr>
              <w:t xml:space="preserve"> к‍ с</w:t>
            </w:r>
            <w:r w:rsidRPr="00C730B6">
              <w:rPr>
                <w:sz w:val="20"/>
                <w:lang w:eastAsia="en-US"/>
              </w:rPr>
              <w:t>редствам обработки</w:t>
            </w:r>
            <w:r w:rsidR="00835B9A" w:rsidRPr="00C730B6">
              <w:rPr>
                <w:sz w:val="20"/>
                <w:lang w:eastAsia="en-US"/>
              </w:rPr>
              <w:t xml:space="preserve"> и‍ х</w:t>
            </w:r>
            <w:r w:rsidRPr="00C730B6">
              <w:rPr>
                <w:sz w:val="20"/>
                <w:lang w:eastAsia="en-US"/>
              </w:rPr>
              <w:t>ранения информации,</w:t>
            </w:r>
            <w:r w:rsidR="00835B9A" w:rsidRPr="00C730B6">
              <w:rPr>
                <w:sz w:val="20"/>
                <w:lang w:eastAsia="en-US"/>
              </w:rPr>
              <w:t xml:space="preserve"> в‍ п</w:t>
            </w:r>
            <w:r w:rsidRPr="00C730B6">
              <w:rPr>
                <w:sz w:val="20"/>
                <w:lang w:eastAsia="en-US"/>
              </w:rPr>
              <w:t>омещения,</w:t>
            </w:r>
            <w:r w:rsidR="00835B9A" w:rsidRPr="00C730B6">
              <w:rPr>
                <w:sz w:val="20"/>
                <w:lang w:eastAsia="en-US"/>
              </w:rPr>
              <w:t xml:space="preserve"> где‍ о</w:t>
            </w:r>
            <w:r w:rsidRPr="00C730B6">
              <w:rPr>
                <w:sz w:val="20"/>
                <w:lang w:eastAsia="en-US"/>
              </w:rPr>
              <w:t>ни установлены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CAC5A1" w14:textId="410F6C1B" w:rsidR="0078782B" w:rsidRPr="00C730B6" w:rsidRDefault="0078782B" w:rsidP="0078782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0C5E39" w14:textId="0264EC59" w:rsidR="00F70947" w:rsidRPr="00C730B6" w:rsidRDefault="0078782B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Визуальный осмотр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87750A" w14:textId="3703FB32" w:rsidR="00F70947" w:rsidRPr="00C730B6" w:rsidRDefault="0078782B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Еженедельно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1F3A5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EF023B" w:rsidRPr="00C730B6" w14:paraId="748A1F88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88F634" w14:textId="4FD9063A" w:rsidR="00EF023B" w:rsidRPr="00C730B6" w:rsidRDefault="00EF023B" w:rsidP="00EF023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Осмотр серверного помещения</w:t>
            </w:r>
            <w:r w:rsidR="00835B9A" w:rsidRPr="00C730B6">
              <w:rPr>
                <w:sz w:val="20"/>
                <w:lang w:eastAsia="en-US"/>
              </w:rPr>
              <w:t xml:space="preserve"> и‍ ш</w:t>
            </w:r>
            <w:r w:rsidRPr="00C730B6">
              <w:rPr>
                <w:sz w:val="20"/>
                <w:lang w:eastAsia="en-US"/>
              </w:rPr>
              <w:t>кафов</w:t>
            </w:r>
            <w:r w:rsidR="00835B9A" w:rsidRPr="00C730B6">
              <w:rPr>
                <w:sz w:val="20"/>
                <w:lang w:eastAsia="en-US"/>
              </w:rPr>
              <w:t xml:space="preserve"> с‍ к</w:t>
            </w:r>
            <w:r w:rsidRPr="00C730B6">
              <w:rPr>
                <w:sz w:val="20"/>
                <w:lang w:eastAsia="en-US"/>
              </w:rPr>
              <w:t>оммутационным оборудованием</w:t>
            </w:r>
            <w:r w:rsidR="00835B9A" w:rsidRPr="00C730B6">
              <w:rPr>
                <w:sz w:val="20"/>
                <w:lang w:eastAsia="en-US"/>
              </w:rPr>
              <w:t xml:space="preserve"> на‍ п</w:t>
            </w:r>
            <w:r w:rsidRPr="00C730B6">
              <w:rPr>
                <w:sz w:val="20"/>
                <w:lang w:eastAsia="en-US"/>
              </w:rPr>
              <w:t>редмет несанкционированного доступа, нарушения пломб, физического воздействия</w:t>
            </w:r>
            <w:r w:rsidR="00835B9A" w:rsidRPr="00C730B6">
              <w:rPr>
                <w:sz w:val="20"/>
                <w:lang w:eastAsia="en-US"/>
              </w:rPr>
              <w:t xml:space="preserve"> и‍ в</w:t>
            </w:r>
            <w:r w:rsidRPr="00C730B6">
              <w:rPr>
                <w:sz w:val="20"/>
                <w:lang w:eastAsia="en-US"/>
              </w:rPr>
              <w:t>недрения неучтенных технических средств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5A12C4" w14:textId="7B7F6AE5" w:rsidR="00EF023B" w:rsidRPr="00C730B6" w:rsidRDefault="00FB545B" w:rsidP="00EF023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</w:t>
            </w:r>
            <w:r w:rsidR="0023384E" w:rsidRPr="00C730B6">
              <w:rPr>
                <w:sz w:val="20"/>
                <w:lang w:eastAsia="en-US"/>
              </w:rPr>
              <w:t xml:space="preserve">дминистратор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8EB601" w14:textId="02B174A4" w:rsidR="00EF023B" w:rsidRPr="00C730B6" w:rsidRDefault="00EF023B" w:rsidP="00EF023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Визуальный осмотр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E9252C" w14:textId="6CD469C7" w:rsidR="00EF023B" w:rsidRPr="00C730B6" w:rsidRDefault="00EF023B" w:rsidP="00EF023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Еженедельно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43D688" w14:textId="77777777" w:rsidR="00EF023B" w:rsidRPr="00C730B6" w:rsidRDefault="00EF023B" w:rsidP="00EF023B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F70947" w:rsidRPr="00C730B6" w14:paraId="626A57C8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E94617" w14:textId="35EB7CA8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Выборочный осмотр рабочих мест администраторов</w:t>
            </w:r>
            <w:r w:rsidR="00835B9A" w:rsidRPr="00C730B6">
              <w:rPr>
                <w:sz w:val="20"/>
                <w:lang w:eastAsia="en-US"/>
              </w:rPr>
              <w:t xml:space="preserve"> на‍ п</w:t>
            </w:r>
            <w:r w:rsidRPr="00C730B6">
              <w:rPr>
                <w:sz w:val="20"/>
                <w:lang w:eastAsia="en-US"/>
              </w:rPr>
              <w:t>редмет несанкционированного доступа, нарушения пломб, физического воздействия</w:t>
            </w:r>
            <w:r w:rsidR="00835B9A" w:rsidRPr="00C730B6">
              <w:rPr>
                <w:sz w:val="20"/>
                <w:lang w:eastAsia="en-US"/>
              </w:rPr>
              <w:t xml:space="preserve"> и‍ в</w:t>
            </w:r>
            <w:r w:rsidRPr="00C730B6">
              <w:rPr>
                <w:sz w:val="20"/>
                <w:lang w:eastAsia="en-US"/>
              </w:rPr>
              <w:t>недрения неучтенных технических средств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3295DC" w14:textId="1D799411" w:rsidR="00F70947" w:rsidRPr="00C730B6" w:rsidRDefault="00FB545B" w:rsidP="00F70947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</w:t>
            </w:r>
            <w:r w:rsidR="0023384E" w:rsidRPr="00C730B6">
              <w:rPr>
                <w:sz w:val="20"/>
                <w:lang w:eastAsia="en-US"/>
              </w:rPr>
              <w:t>дминистратор</w:t>
            </w:r>
            <w:r w:rsidRPr="00C730B6">
              <w:rPr>
                <w:sz w:val="20"/>
                <w:lang w:eastAsia="en-US"/>
              </w:rPr>
              <w:t xml:space="preserve">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ABC08E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Визуальный осмотр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0716A9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Еженедельно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FD386B" w14:textId="77777777" w:rsidR="00F70947" w:rsidRPr="00C730B6" w:rsidRDefault="00F70947" w:rsidP="00F70947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F70947" w:rsidRPr="00C730B6" w14:paraId="0717815A" w14:textId="77777777" w:rsidTr="00835B9A">
        <w:trPr>
          <w:trHeight w:val="454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6779D" w14:textId="68DBC16C" w:rsidR="00F70947" w:rsidRPr="00C730B6" w:rsidRDefault="00F70947" w:rsidP="00ED684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0"/>
                <w:szCs w:val="20"/>
                <w:lang w:eastAsia="en-US"/>
              </w:rPr>
            </w:pPr>
            <w:r w:rsidRPr="00C730B6">
              <w:rPr>
                <w:b/>
                <w:sz w:val="20"/>
                <w:szCs w:val="20"/>
                <w:lang w:eastAsia="en-US"/>
              </w:rPr>
              <w:t>Обеспечение защиты информации</w:t>
            </w:r>
            <w:r w:rsidR="00835B9A" w:rsidRPr="00C730B6">
              <w:rPr>
                <w:b/>
                <w:sz w:val="20"/>
                <w:szCs w:val="20"/>
                <w:lang w:eastAsia="en-US"/>
              </w:rPr>
              <w:t xml:space="preserve"> в‍ х</w:t>
            </w:r>
            <w:r w:rsidRPr="00C730B6">
              <w:rPr>
                <w:b/>
                <w:sz w:val="20"/>
                <w:szCs w:val="20"/>
                <w:lang w:eastAsia="en-US"/>
              </w:rPr>
              <w:t>оде эксплуатации аттестованных информационных систем</w:t>
            </w:r>
          </w:p>
        </w:tc>
      </w:tr>
      <w:tr w:rsidR="00F70947" w:rsidRPr="00C730B6" w14:paraId="54758A71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A1FD4" w14:textId="08AB6DD9" w:rsidR="00F70947" w:rsidRPr="00C730B6" w:rsidRDefault="00F70947" w:rsidP="00ED684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lastRenderedPageBreak/>
              <w:t>Выявление, анализ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у</w:t>
            </w:r>
            <w:r w:rsidRPr="00C730B6">
              <w:rPr>
                <w:sz w:val="20"/>
                <w:szCs w:val="20"/>
                <w:lang w:eastAsia="en-US"/>
              </w:rPr>
              <w:t xml:space="preserve">странение уязвимостей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3E275" w14:textId="079920A5" w:rsidR="00F70947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35F32" w14:textId="4A0F9329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Использование средств анализа защищенности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с</w:t>
            </w:r>
            <w:r w:rsidRPr="00C730B6">
              <w:rPr>
                <w:sz w:val="20"/>
                <w:szCs w:val="20"/>
                <w:lang w:eastAsia="en-US"/>
              </w:rPr>
              <w:t>ведений банка данных угроз безопасности информации, сформированного ФСТЭК России (bdu.fstec.ru)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7DFF3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B1BC7" w14:textId="77777777" w:rsidR="001B188D" w:rsidRPr="00C730B6" w:rsidRDefault="001B188D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Управление уязвимостями должно предусматривать: </w:t>
            </w:r>
          </w:p>
          <w:p w14:paraId="439D6F7A" w14:textId="55D38A18" w:rsidR="001B188D" w:rsidRPr="00C730B6" w:rsidRDefault="001B188D" w:rsidP="001B188D">
            <w:pPr>
              <w:pStyle w:val="a5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мониторинг уязвимостей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о</w:t>
            </w:r>
            <w:r w:rsidRPr="00C730B6">
              <w:rPr>
                <w:sz w:val="20"/>
                <w:szCs w:val="20"/>
                <w:lang w:eastAsia="en-US"/>
              </w:rPr>
              <w:t>ценку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их‍ п</w:t>
            </w:r>
            <w:r w:rsidRPr="00C730B6">
              <w:rPr>
                <w:sz w:val="20"/>
                <w:szCs w:val="20"/>
                <w:lang w:eastAsia="en-US"/>
              </w:rPr>
              <w:t xml:space="preserve">рименимости; </w:t>
            </w:r>
          </w:p>
          <w:p w14:paraId="60907084" w14:textId="77777777" w:rsidR="001B188D" w:rsidRPr="00C730B6" w:rsidRDefault="001B188D" w:rsidP="001B188D">
            <w:pPr>
              <w:pStyle w:val="a5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оценку уязвимостей; </w:t>
            </w:r>
          </w:p>
          <w:p w14:paraId="393511A8" w14:textId="3B0915AF" w:rsidR="001B188D" w:rsidRPr="00C730B6" w:rsidRDefault="001B188D" w:rsidP="001B188D">
            <w:pPr>
              <w:pStyle w:val="a5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определение методов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п</w:t>
            </w:r>
            <w:r w:rsidRPr="00C730B6">
              <w:rPr>
                <w:sz w:val="20"/>
                <w:szCs w:val="20"/>
                <w:lang w:eastAsia="en-US"/>
              </w:rPr>
              <w:t xml:space="preserve">риоритетов устранения уязвимостей; </w:t>
            </w:r>
          </w:p>
          <w:p w14:paraId="53CA0525" w14:textId="77777777" w:rsidR="001B188D" w:rsidRPr="00C730B6" w:rsidRDefault="001B188D" w:rsidP="001B188D">
            <w:pPr>
              <w:pStyle w:val="a5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устранение уязвимостей; </w:t>
            </w:r>
          </w:p>
          <w:p w14:paraId="79873E7F" w14:textId="0CA93E5C" w:rsidR="00F70947" w:rsidRPr="00C730B6" w:rsidRDefault="001B188D" w:rsidP="001B188D">
            <w:pPr>
              <w:pStyle w:val="a5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контроль устранения уязвимостей</w:t>
            </w:r>
          </w:p>
        </w:tc>
      </w:tr>
      <w:tr w:rsidR="00A605ED" w:rsidRPr="00C730B6" w14:paraId="5FAB7D0C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9AE52" w14:textId="62DBEA60" w:rsidR="00A605ED" w:rsidRPr="00C730B6" w:rsidRDefault="00A605ED" w:rsidP="00ED684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Плановое сканирование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на‍ н</w:t>
            </w:r>
            <w:r w:rsidRPr="00C730B6">
              <w:rPr>
                <w:sz w:val="20"/>
                <w:szCs w:val="20"/>
                <w:lang w:eastAsia="en-US"/>
              </w:rPr>
              <w:t>аличие уязвимостей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12540" w14:textId="2AC46B2F" w:rsidR="00A605ED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F018E" w14:textId="12E3B087" w:rsidR="00A605ED" w:rsidRPr="00C730B6" w:rsidRDefault="00A605ED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Использование средств анализа защищенности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с</w:t>
            </w:r>
            <w:r w:rsidRPr="00C730B6">
              <w:rPr>
                <w:sz w:val="20"/>
                <w:szCs w:val="20"/>
                <w:lang w:eastAsia="en-US"/>
              </w:rPr>
              <w:t>ведений банка данных угроз безопасности информации, сформированного ФСТЭК России (bdu.fstec.ru)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BA7C8" w14:textId="4BC8F35C" w:rsidR="00A605ED" w:rsidRPr="00C730B6" w:rsidRDefault="00A605ED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Не реже 1 раза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в‍ к</w:t>
            </w:r>
            <w:r w:rsidRPr="00C730B6">
              <w:rPr>
                <w:sz w:val="20"/>
                <w:szCs w:val="20"/>
                <w:lang w:eastAsia="en-US"/>
              </w:rPr>
              <w:t>вартал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0A5F5" w14:textId="77777777" w:rsidR="00A605ED" w:rsidRPr="00C730B6" w:rsidRDefault="00A605ED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F70947" w:rsidRPr="00C730B6" w14:paraId="6CA02360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CF814" w14:textId="144FAB62" w:rsidR="00F70947" w:rsidRPr="00C730B6" w:rsidRDefault="00F70947" w:rsidP="00ED684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Анализ изменения угроз безопасности информации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szCs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5E7BC" w14:textId="66CE35E8" w:rsidR="00F70947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281AA5" w14:textId="0F5B7F11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Использование средств анализа защищенности, сведений банка данных угроз безопасности информации сформированного ФСТЭК России (bdu.fstec.ru)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с</w:t>
            </w:r>
            <w:r w:rsidRPr="00C730B6">
              <w:rPr>
                <w:sz w:val="20"/>
                <w:szCs w:val="20"/>
                <w:lang w:eastAsia="en-US"/>
              </w:rPr>
              <w:t>ведений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об‍ и</w:t>
            </w:r>
            <w:r w:rsidRPr="00C730B6">
              <w:rPr>
                <w:sz w:val="20"/>
                <w:szCs w:val="20"/>
                <w:lang w:eastAsia="en-US"/>
              </w:rPr>
              <w:t>нформационных системах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315D1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Ежеквартально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8BFBB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F70947" w:rsidRPr="00C730B6" w14:paraId="0A42C43D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A0DCA" w14:textId="5C86F630" w:rsidR="00F70947" w:rsidRPr="00C730B6" w:rsidRDefault="00F70947" w:rsidP="00ED684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Оценка возможных последствий реализации угроз безопасности информации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szCs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FD839" w14:textId="6B2D2EC2" w:rsidR="00F70947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6D462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Экспертно-документальный, использование средств анализа защищенности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E66A1" w14:textId="4082245A" w:rsidR="00F70947" w:rsidRPr="00C730B6" w:rsidRDefault="00F70947" w:rsidP="0068103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При обнаружении новых угроз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szCs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  <w:r w:rsidRPr="00C730B6">
              <w:rPr>
                <w:sz w:val="20"/>
                <w:szCs w:val="20"/>
                <w:lang w:eastAsia="en-US"/>
              </w:rPr>
              <w:t>, общедоступных источниках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или‍ о</w:t>
            </w:r>
            <w:r w:rsidRPr="00C730B6">
              <w:rPr>
                <w:sz w:val="20"/>
                <w:szCs w:val="20"/>
                <w:lang w:eastAsia="en-US"/>
              </w:rPr>
              <w:t>т производителей средств защиты информации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3FCB7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F70947" w:rsidRPr="00C730B6" w14:paraId="30991537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EFDC6" w14:textId="33D140E3" w:rsidR="00F70947" w:rsidRPr="00C730B6" w:rsidRDefault="00F70947" w:rsidP="00ED684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Управление изменениями</w:t>
            </w:r>
            <w:r w:rsidR="001B188D" w:rsidRPr="00C730B6">
              <w:rPr>
                <w:sz w:val="20"/>
                <w:szCs w:val="20"/>
                <w:lang w:eastAsia="en-US"/>
              </w:rPr>
              <w:t xml:space="preserve"> (контроль конфигурации)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szCs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С</w:t>
            </w:r>
            <w:r w:rsidR="00ED684C" w:rsidRPr="00C730B6">
              <w:rPr>
                <w:sz w:val="20"/>
                <w:szCs w:val="20"/>
                <w:lang w:eastAsia="en-US"/>
              </w:rPr>
              <w:t xml:space="preserve">ЗИ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A75D0" w14:textId="5B060EDC" w:rsidR="00F70947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Администратор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68116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Экспертно-документальный, инструментальный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2D846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FC083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F70947" w:rsidRPr="00C730B6" w14:paraId="758BA837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FBE96" w14:textId="159E36E6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lastRenderedPageBreak/>
              <w:t>Обнаружение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и</w:t>
            </w:r>
            <w:r w:rsidRPr="00C730B6">
              <w:rPr>
                <w:sz w:val="20"/>
                <w:szCs w:val="20"/>
                <w:lang w:eastAsia="en-US"/>
              </w:rPr>
              <w:t>дентификация инцидентов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B8D6A" w14:textId="0F40D3D7" w:rsidR="00F70947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2FB8C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Экспертно-документальный, инструментальный</w:t>
            </w:r>
            <w:r w:rsidR="001641B2" w:rsidRPr="00C730B6">
              <w:rPr>
                <w:sz w:val="20"/>
                <w:szCs w:val="20"/>
                <w:lang w:eastAsia="en-US"/>
              </w:rPr>
              <w:t xml:space="preserve">, </w:t>
            </w:r>
          </w:p>
          <w:p w14:paraId="34ACE743" w14:textId="55D669F7" w:rsidR="001641B2" w:rsidRPr="00C730B6" w:rsidRDefault="0023384E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proofErr w:type="spellStart"/>
            <w:r w:rsidRPr="00C730B6">
              <w:rPr>
                <w:sz w:val="20"/>
                <w:szCs w:val="20"/>
                <w:lang w:eastAsia="en-US"/>
              </w:rPr>
              <w:t>СрЗИ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0C151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5214F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F70947" w:rsidRPr="00C730B6" w14:paraId="7591350D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A5CB8" w14:textId="4F81C0AB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Анализ инцидентов,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в‍ т</w:t>
            </w:r>
            <w:r w:rsidRPr="00C730B6">
              <w:rPr>
                <w:sz w:val="20"/>
                <w:szCs w:val="20"/>
                <w:lang w:eastAsia="en-US"/>
              </w:rPr>
              <w:t>ом числе определение источников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п</w:t>
            </w:r>
            <w:r w:rsidRPr="00C730B6">
              <w:rPr>
                <w:sz w:val="20"/>
                <w:szCs w:val="20"/>
                <w:lang w:eastAsia="en-US"/>
              </w:rPr>
              <w:t>ричин возникновения инцидентов,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а‍ т</w:t>
            </w:r>
            <w:r w:rsidRPr="00C730B6">
              <w:rPr>
                <w:sz w:val="20"/>
                <w:szCs w:val="20"/>
                <w:lang w:eastAsia="en-US"/>
              </w:rPr>
              <w:t>акже оценка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их‍ п</w:t>
            </w:r>
            <w:r w:rsidRPr="00C730B6">
              <w:rPr>
                <w:sz w:val="20"/>
                <w:szCs w:val="20"/>
                <w:lang w:eastAsia="en-US"/>
              </w:rPr>
              <w:t>оследствий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98CC0" w14:textId="5E2765C6" w:rsidR="00F70947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3EB73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Экспертно-документальный, инструментальный</w:t>
            </w:r>
            <w:r w:rsidR="001641B2" w:rsidRPr="00C730B6">
              <w:rPr>
                <w:sz w:val="20"/>
                <w:szCs w:val="20"/>
                <w:lang w:eastAsia="en-US"/>
              </w:rPr>
              <w:t>,</w:t>
            </w:r>
          </w:p>
          <w:p w14:paraId="16594F02" w14:textId="4E7ED6CC" w:rsidR="001641B2" w:rsidRPr="00C730B6" w:rsidRDefault="000342AF" w:rsidP="001641B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Все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СрЗИ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8CE79" w14:textId="169287AD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По возникновению, обнаружению, информированию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об‍ и</w:t>
            </w:r>
            <w:r w:rsidRPr="00C730B6">
              <w:rPr>
                <w:sz w:val="20"/>
                <w:szCs w:val="20"/>
                <w:lang w:eastAsia="en-US"/>
              </w:rPr>
              <w:t>нцидентах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5F47D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F70947" w:rsidRPr="00C730B6" w14:paraId="2FC5014E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D252A" w14:textId="53343A6A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Планирование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п</w:t>
            </w:r>
            <w:r w:rsidRPr="00C730B6">
              <w:rPr>
                <w:sz w:val="20"/>
                <w:szCs w:val="20"/>
                <w:lang w:eastAsia="en-US"/>
              </w:rPr>
              <w:t>ринятие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мер‍ п</w:t>
            </w:r>
            <w:r w:rsidRPr="00C730B6">
              <w:rPr>
                <w:sz w:val="20"/>
                <w:szCs w:val="20"/>
                <w:lang w:eastAsia="en-US"/>
              </w:rPr>
              <w:t>о устранению инцидентов,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в‍ т</w:t>
            </w:r>
            <w:r w:rsidRPr="00C730B6">
              <w:rPr>
                <w:sz w:val="20"/>
                <w:szCs w:val="20"/>
                <w:lang w:eastAsia="en-US"/>
              </w:rPr>
              <w:t>ом числе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по‍ в</w:t>
            </w:r>
            <w:r w:rsidRPr="00C730B6">
              <w:rPr>
                <w:sz w:val="20"/>
                <w:szCs w:val="20"/>
                <w:lang w:eastAsia="en-US"/>
              </w:rPr>
              <w:t>осстановлению</w:t>
            </w:r>
          </w:p>
          <w:p w14:paraId="33779666" w14:textId="40675C21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информационных систем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е</w:t>
            </w:r>
            <w:r w:rsidRPr="00C730B6">
              <w:rPr>
                <w:sz w:val="20"/>
                <w:szCs w:val="20"/>
                <w:lang w:eastAsia="en-US"/>
              </w:rPr>
              <w:t>е сегментов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A8311" w14:textId="1DEB27F2" w:rsidR="00F70947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2F2E7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Экспертно-документальный, инструментальный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D4597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351C6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F70947" w:rsidRPr="00C730B6" w14:paraId="4BAA578A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FE826" w14:textId="417A6233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Планирование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п</w:t>
            </w:r>
            <w:r w:rsidRPr="00C730B6">
              <w:rPr>
                <w:sz w:val="20"/>
                <w:szCs w:val="20"/>
                <w:lang w:eastAsia="en-US"/>
              </w:rPr>
              <w:t>ринятие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мер‍ п</w:t>
            </w:r>
            <w:r w:rsidRPr="00C730B6">
              <w:rPr>
                <w:sz w:val="20"/>
                <w:szCs w:val="20"/>
                <w:lang w:eastAsia="en-US"/>
              </w:rPr>
              <w:t>о предотвращению повторного возникновения инцидентов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3A8C8" w14:textId="1690DA1B" w:rsidR="00F70947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EFA1E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Экспертно-документальный, инструментальный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5E154F" w14:textId="02CC5E95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По возникновению, обнаружению, информированию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об‍ и</w:t>
            </w:r>
            <w:r w:rsidRPr="00C730B6">
              <w:rPr>
                <w:sz w:val="20"/>
                <w:szCs w:val="20"/>
                <w:lang w:eastAsia="en-US"/>
              </w:rPr>
              <w:t>нцидентах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44B52" w14:textId="77777777" w:rsidR="00F70947" w:rsidRPr="00C730B6" w:rsidRDefault="00F7094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F43BC1" w:rsidRPr="00C730B6" w14:paraId="5A009458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6D5AF" w14:textId="2DDA0840" w:rsidR="00F43BC1" w:rsidRPr="00C730B6" w:rsidRDefault="00F43BC1" w:rsidP="00F43BC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Проведение периодического контроля уровня защищенности информации, содержащейся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szCs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5564" w14:textId="573461C0" w:rsidR="00F43BC1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5CF31" w14:textId="77777777" w:rsidR="001641B2" w:rsidRPr="00C730B6" w:rsidRDefault="00F43BC1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Экспертно-документальный, инструментальный, анализ защищённости</w:t>
            </w:r>
          </w:p>
          <w:p w14:paraId="6FEF560B" w14:textId="77777777" w:rsidR="001641B2" w:rsidRPr="00C730B6" w:rsidRDefault="001641B2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  <w:p w14:paraId="77E8CDB8" w14:textId="44EC5BDE" w:rsidR="00F43BC1" w:rsidRPr="00C730B6" w:rsidRDefault="007D578D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proofErr w:type="spellStart"/>
            <w:r w:rsidRPr="00C730B6">
              <w:rPr>
                <w:sz w:val="20"/>
              </w:rPr>
              <w:t>RedCheck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8F75E" w14:textId="01596A46" w:rsidR="00F43BC1" w:rsidRPr="00C730B6" w:rsidRDefault="00F43BC1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Не реже 1 раза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в‍ г</w:t>
            </w:r>
            <w:r w:rsidRPr="00C730B6">
              <w:rPr>
                <w:sz w:val="20"/>
                <w:szCs w:val="20"/>
                <w:lang w:eastAsia="en-US"/>
              </w:rPr>
              <w:t>од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D945D" w14:textId="5ED734D1" w:rsidR="00817464" w:rsidRPr="00C730B6" w:rsidRDefault="00817464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Контроль уровня защищенности информации проводится одним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или‍ с</w:t>
            </w:r>
            <w:r w:rsidRPr="00C730B6">
              <w:rPr>
                <w:sz w:val="20"/>
                <w:szCs w:val="20"/>
                <w:lang w:eastAsia="en-US"/>
              </w:rPr>
              <w:t xml:space="preserve">овокупностью следующих методов: </w:t>
            </w:r>
          </w:p>
          <w:p w14:paraId="2A1EFCF1" w14:textId="532331C9" w:rsidR="00817464" w:rsidRPr="00C730B6" w:rsidRDefault="00817464" w:rsidP="00817464">
            <w:pPr>
              <w:pStyle w:val="a5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автоматизированное и (или) ручное выявление уязвимостей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э</w:t>
            </w:r>
            <w:r w:rsidRPr="00C730B6">
              <w:rPr>
                <w:sz w:val="20"/>
                <w:szCs w:val="20"/>
                <w:lang w:eastAsia="en-US"/>
              </w:rPr>
              <w:t>кспертная оценка возможности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их‍ и</w:t>
            </w:r>
            <w:r w:rsidRPr="00C730B6">
              <w:rPr>
                <w:sz w:val="20"/>
                <w:szCs w:val="20"/>
                <w:lang w:eastAsia="en-US"/>
              </w:rPr>
              <w:t>спользования нарушителем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для‍ н</w:t>
            </w:r>
            <w:r w:rsidRPr="00C730B6">
              <w:rPr>
                <w:sz w:val="20"/>
                <w:szCs w:val="20"/>
                <w:lang w:eastAsia="en-US"/>
              </w:rPr>
              <w:t xml:space="preserve">арушения безопасности информации и (или) нарушения функционирования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  <w:r w:rsidRPr="00C730B6">
              <w:rPr>
                <w:sz w:val="20"/>
                <w:szCs w:val="20"/>
                <w:lang w:eastAsia="en-US"/>
              </w:rPr>
              <w:t>;</w:t>
            </w:r>
          </w:p>
          <w:p w14:paraId="7BDC870B" w14:textId="2CFAC87D" w:rsidR="00817464" w:rsidRPr="00C730B6" w:rsidRDefault="00817464" w:rsidP="00817464">
            <w:pPr>
              <w:pStyle w:val="a5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тестирование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  <w:r w:rsidRPr="00C730B6">
              <w:rPr>
                <w:sz w:val="20"/>
                <w:szCs w:val="20"/>
                <w:lang w:eastAsia="en-US"/>
              </w:rPr>
              <w:t xml:space="preserve"> путем моделирования реализации актуальных угроз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с‍ ц</w:t>
            </w:r>
            <w:r w:rsidRPr="00C730B6">
              <w:rPr>
                <w:sz w:val="20"/>
                <w:szCs w:val="20"/>
                <w:lang w:eastAsia="en-US"/>
              </w:rPr>
              <w:t>елью оценки возможностей проникновения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в‍ н</w:t>
            </w:r>
            <w:r w:rsidRPr="00C730B6">
              <w:rPr>
                <w:sz w:val="20"/>
                <w:szCs w:val="20"/>
                <w:lang w:eastAsia="en-US"/>
              </w:rPr>
              <w:t>их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или‍ п</w:t>
            </w:r>
            <w:r w:rsidRPr="00C730B6">
              <w:rPr>
                <w:sz w:val="20"/>
                <w:szCs w:val="20"/>
                <w:lang w:eastAsia="en-US"/>
              </w:rPr>
              <w:t>овышения привилегий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с‍ у</w:t>
            </w:r>
            <w:r w:rsidRPr="00C730B6">
              <w:rPr>
                <w:sz w:val="20"/>
                <w:szCs w:val="20"/>
                <w:lang w:eastAsia="en-US"/>
              </w:rPr>
              <w:t xml:space="preserve">четом реализованных </w:t>
            </w:r>
            <w:r w:rsidRPr="00C730B6">
              <w:rPr>
                <w:sz w:val="20"/>
                <w:szCs w:val="20"/>
                <w:lang w:eastAsia="en-US"/>
              </w:rPr>
              <w:lastRenderedPageBreak/>
              <w:t>организационных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мер‍ и</w:t>
            </w:r>
            <w:r w:rsidRPr="00C730B6">
              <w:rPr>
                <w:sz w:val="20"/>
                <w:szCs w:val="20"/>
                <w:lang w:eastAsia="en-US"/>
              </w:rPr>
              <w:t xml:space="preserve"> применяемых средств защиты информации; </w:t>
            </w:r>
          </w:p>
          <w:p w14:paraId="73A69DCC" w14:textId="42114105" w:rsidR="00F43BC1" w:rsidRPr="00C730B6" w:rsidRDefault="00817464" w:rsidP="00817464">
            <w:pPr>
              <w:pStyle w:val="a5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выявление несанкционированных подключений устройств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к‍ и</w:t>
            </w:r>
            <w:r w:rsidRPr="00C730B6">
              <w:rPr>
                <w:sz w:val="20"/>
                <w:szCs w:val="20"/>
                <w:lang w:eastAsia="en-US"/>
              </w:rPr>
              <w:t>нформационным системам.</w:t>
            </w:r>
          </w:p>
        </w:tc>
      </w:tr>
      <w:tr w:rsidR="005F6317" w:rsidRPr="00C730B6" w14:paraId="6A48D378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F0068" w14:textId="68691EA1" w:rsidR="005F6317" w:rsidRPr="00C730B6" w:rsidRDefault="00D8502C" w:rsidP="00D8502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lastRenderedPageBreak/>
              <w:t>Оценка состояния защиты информации, включающая расчёт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о</w:t>
            </w:r>
            <w:r w:rsidRPr="00C730B6">
              <w:rPr>
                <w:sz w:val="20"/>
                <w:szCs w:val="20"/>
                <w:lang w:eastAsia="en-US"/>
              </w:rPr>
              <w:t xml:space="preserve">ценку </w:t>
            </w:r>
            <w:r w:rsidR="005F6317" w:rsidRPr="00C730B6">
              <w:rPr>
                <w:sz w:val="20"/>
                <w:szCs w:val="20"/>
                <w:lang w:eastAsia="en-US"/>
              </w:rPr>
              <w:t>показателя, характеризующего текущее состояние защиты информации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от‍ б</w:t>
            </w:r>
            <w:r w:rsidR="005F6317" w:rsidRPr="00C730B6">
              <w:rPr>
                <w:sz w:val="20"/>
                <w:szCs w:val="20"/>
                <w:lang w:eastAsia="en-US"/>
              </w:rPr>
              <w:t xml:space="preserve">азового уровня угроз безопасности информации (показатель защищенности </w:t>
            </w:r>
            <w:proofErr w:type="spellStart"/>
            <w:r w:rsidR="005F6317" w:rsidRPr="00C730B6">
              <w:rPr>
                <w:sz w:val="20"/>
                <w:szCs w:val="20"/>
                <w:lang w:eastAsia="en-US"/>
              </w:rPr>
              <w:t>Кзи</w:t>
            </w:r>
            <w:proofErr w:type="spellEnd"/>
            <w:r w:rsidR="005F6317" w:rsidRPr="00C730B6">
              <w:rPr>
                <w:sz w:val="20"/>
                <w:szCs w:val="20"/>
                <w:lang w:eastAsia="en-US"/>
              </w:rPr>
              <w:t>)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F3B05" w14:textId="1AAFBE58" w:rsidR="005F6317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EB8DF" w14:textId="77777777" w:rsidR="001641B2" w:rsidRPr="00C730B6" w:rsidRDefault="005F631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Экспертно-документальный, инструментальный, анализ защищённости</w:t>
            </w:r>
          </w:p>
          <w:p w14:paraId="6339A981" w14:textId="77777777" w:rsidR="001641B2" w:rsidRPr="00C730B6" w:rsidRDefault="001641B2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  <w:p w14:paraId="31F81339" w14:textId="3476CF14" w:rsidR="005F6317" w:rsidRPr="00C730B6" w:rsidRDefault="007D578D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proofErr w:type="spellStart"/>
            <w:r w:rsidRPr="00C730B6">
              <w:rPr>
                <w:sz w:val="20"/>
              </w:rPr>
              <w:t>RedCheck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63479" w14:textId="437F2507" w:rsidR="005F6317" w:rsidRPr="00C730B6" w:rsidRDefault="005F631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Не реже 1 раза в 6 месяцев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7B35E" w14:textId="77777777" w:rsidR="005F6317" w:rsidRPr="00C730B6" w:rsidRDefault="005F6317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F6317" w:rsidRPr="00C730B6" w14:paraId="5832C103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39752" w14:textId="1107974B" w:rsidR="005F6317" w:rsidRPr="00C730B6" w:rsidRDefault="00D8502C" w:rsidP="005F631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Оценка состояния защиты информации, включающая расчёт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о</w:t>
            </w:r>
            <w:r w:rsidRPr="00C730B6">
              <w:rPr>
                <w:sz w:val="20"/>
                <w:szCs w:val="20"/>
                <w:lang w:eastAsia="en-US"/>
              </w:rPr>
              <w:t xml:space="preserve">ценку </w:t>
            </w:r>
            <w:r w:rsidR="005F6317" w:rsidRPr="00C730B6">
              <w:rPr>
                <w:sz w:val="20"/>
                <w:szCs w:val="20"/>
                <w:lang w:eastAsia="en-US"/>
              </w:rPr>
              <w:t>показателя, который определяет достаточность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э</w:t>
            </w:r>
            <w:r w:rsidR="005F6317" w:rsidRPr="00C730B6">
              <w:rPr>
                <w:sz w:val="20"/>
                <w:szCs w:val="20"/>
                <w:lang w:eastAsia="en-US"/>
              </w:rPr>
              <w:t>ффективность проведения мероприятий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по‍ з</w:t>
            </w:r>
            <w:r w:rsidR="005F6317" w:rsidRPr="00C730B6">
              <w:rPr>
                <w:sz w:val="20"/>
                <w:szCs w:val="20"/>
                <w:lang w:eastAsia="en-US"/>
              </w:rPr>
              <w:t xml:space="preserve">ащите информации (показатель уровня зрелости </w:t>
            </w:r>
            <w:proofErr w:type="spellStart"/>
            <w:r w:rsidR="005F6317" w:rsidRPr="00C730B6">
              <w:rPr>
                <w:sz w:val="20"/>
                <w:szCs w:val="20"/>
                <w:lang w:eastAsia="en-US"/>
              </w:rPr>
              <w:t>Пзи</w:t>
            </w:r>
            <w:proofErr w:type="spellEnd"/>
            <w:r w:rsidR="005F6317" w:rsidRPr="00C730B6">
              <w:rPr>
                <w:sz w:val="20"/>
                <w:szCs w:val="20"/>
                <w:lang w:eastAsia="en-US"/>
              </w:rPr>
              <w:t>)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0E12E" w14:textId="3F10DE84" w:rsidR="005F6317" w:rsidRPr="00C730B6" w:rsidRDefault="00FB545B" w:rsidP="005F631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FD640" w14:textId="77777777" w:rsidR="005F6317" w:rsidRPr="00C730B6" w:rsidRDefault="005F6317" w:rsidP="005F631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Экспертно-документальный, инструментальный, анализ защищённости</w:t>
            </w:r>
          </w:p>
          <w:p w14:paraId="6EF1D253" w14:textId="77777777" w:rsidR="001641B2" w:rsidRPr="00C730B6" w:rsidRDefault="001641B2" w:rsidP="005F631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  <w:p w14:paraId="66EB8AFC" w14:textId="2D2B67C9" w:rsidR="001641B2" w:rsidRPr="00C730B6" w:rsidRDefault="007D578D" w:rsidP="005F631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proofErr w:type="spellStart"/>
            <w:r w:rsidRPr="00C730B6">
              <w:rPr>
                <w:sz w:val="20"/>
              </w:rPr>
              <w:t>RedCheck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FC753" w14:textId="59133A8C" w:rsidR="005F6317" w:rsidRPr="00C730B6" w:rsidRDefault="005F6317" w:rsidP="006D152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Не реже 1 раза в </w:t>
            </w:r>
            <w:r w:rsidR="006D152F" w:rsidRPr="00C730B6">
              <w:rPr>
                <w:sz w:val="20"/>
                <w:szCs w:val="20"/>
                <w:lang w:eastAsia="en-US"/>
              </w:rPr>
              <w:t>2</w:t>
            </w:r>
            <w:r w:rsidRPr="00C730B6">
              <w:rPr>
                <w:sz w:val="20"/>
                <w:szCs w:val="20"/>
                <w:lang w:eastAsia="en-US"/>
              </w:rPr>
              <w:t xml:space="preserve"> </w:t>
            </w:r>
            <w:r w:rsidR="006D152F" w:rsidRPr="00C730B6">
              <w:rPr>
                <w:sz w:val="20"/>
                <w:szCs w:val="20"/>
                <w:lang w:eastAsia="en-US"/>
              </w:rPr>
              <w:t>года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EBCEE" w14:textId="77777777" w:rsidR="005F6317" w:rsidRPr="00C730B6" w:rsidRDefault="005F6317" w:rsidP="005F631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DB0354" w:rsidRPr="00C730B6" w14:paraId="42A3F898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0C71C" w14:textId="4305E88D" w:rsidR="00DB0354" w:rsidRPr="00C730B6" w:rsidRDefault="00DB0354" w:rsidP="00DB035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rFonts w:eastAsia="Calibri"/>
                <w:sz w:val="20"/>
              </w:rPr>
              <w:t>Пересмотр перечня событий безопасности, подлежащих регистрации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37223" w14:textId="0FFF04C1" w:rsidR="00DB0354" w:rsidRPr="00C730B6" w:rsidRDefault="00FB545B" w:rsidP="00DB035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szCs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E70F1" w14:textId="074FD5B4" w:rsidR="00DB0354" w:rsidRPr="00C730B6" w:rsidRDefault="00DB0354" w:rsidP="00DB035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Экспертно-документальный, инструментальный, анализ защищённости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FD1A7" w14:textId="5BD3B359" w:rsidR="00DB0354" w:rsidRPr="00C730B6" w:rsidRDefault="00DB0354" w:rsidP="00DB035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Не реже 1 раза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в‍ г</w:t>
            </w:r>
            <w:r w:rsidRPr="00C730B6">
              <w:rPr>
                <w:sz w:val="20"/>
                <w:szCs w:val="20"/>
                <w:lang w:eastAsia="en-US"/>
              </w:rPr>
              <w:t>од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AB023" w14:textId="77777777" w:rsidR="00DB0354" w:rsidRPr="00C730B6" w:rsidRDefault="00DB0354" w:rsidP="00DB035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F43BC1" w:rsidRPr="00C730B6" w14:paraId="60C12543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0AC3F" w14:textId="53F1D549" w:rsidR="00F43BC1" w:rsidRPr="00C730B6" w:rsidRDefault="00817464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Определение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р</w:t>
            </w:r>
            <w:r w:rsidRPr="00C730B6">
              <w:rPr>
                <w:sz w:val="20"/>
                <w:szCs w:val="20"/>
                <w:lang w:eastAsia="en-US"/>
              </w:rPr>
              <w:t>еализация модели управления доступом субъектов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к‍ о</w:t>
            </w:r>
            <w:r w:rsidRPr="00C730B6">
              <w:rPr>
                <w:sz w:val="20"/>
                <w:szCs w:val="20"/>
                <w:lang w:eastAsia="en-US"/>
              </w:rPr>
              <w:t>бъектам доступа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szCs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CB918" w14:textId="579A4894" w:rsidR="00F43BC1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Администратор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576C7" w14:textId="0965628F" w:rsidR="00F43BC1" w:rsidRPr="00C730B6" w:rsidRDefault="007D578D" w:rsidP="000342A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A9ECF" w14:textId="307BE6C6" w:rsidR="00F43BC1" w:rsidRPr="00C730B6" w:rsidRDefault="00817464" w:rsidP="0081746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Е</w:t>
            </w:r>
            <w:r w:rsidR="00E855E8" w:rsidRPr="00C730B6">
              <w:rPr>
                <w:sz w:val="20"/>
                <w:szCs w:val="20"/>
                <w:lang w:eastAsia="en-US"/>
              </w:rPr>
              <w:t>жегодно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или‍ п</w:t>
            </w:r>
            <w:r w:rsidR="00E855E8" w:rsidRPr="00C730B6">
              <w:rPr>
                <w:sz w:val="20"/>
                <w:szCs w:val="20"/>
                <w:lang w:eastAsia="en-US"/>
              </w:rPr>
              <w:t xml:space="preserve">ри </w:t>
            </w:r>
            <w:r w:rsidRPr="00C730B6">
              <w:rPr>
                <w:sz w:val="20"/>
                <w:szCs w:val="20"/>
                <w:lang w:eastAsia="en-US"/>
              </w:rPr>
              <w:t>внесении изменений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в‍ м</w:t>
            </w:r>
            <w:r w:rsidRPr="00C730B6">
              <w:rPr>
                <w:sz w:val="20"/>
                <w:szCs w:val="20"/>
                <w:lang w:eastAsia="en-US"/>
              </w:rPr>
              <w:t>етоды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т</w:t>
            </w:r>
            <w:r w:rsidRPr="00C730B6">
              <w:rPr>
                <w:sz w:val="20"/>
                <w:szCs w:val="20"/>
                <w:lang w:eastAsia="en-US"/>
              </w:rPr>
              <w:t>ипы субъектов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о</w:t>
            </w:r>
            <w:r w:rsidR="00E855E8" w:rsidRPr="00C730B6">
              <w:rPr>
                <w:sz w:val="20"/>
                <w:szCs w:val="20"/>
                <w:lang w:eastAsia="en-US"/>
              </w:rPr>
              <w:t>бъектов доступа,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а‍ т</w:t>
            </w:r>
            <w:r w:rsidR="00E855E8" w:rsidRPr="00C730B6">
              <w:rPr>
                <w:sz w:val="20"/>
                <w:szCs w:val="20"/>
                <w:lang w:eastAsia="en-US"/>
              </w:rPr>
              <w:t xml:space="preserve">акже типы </w:t>
            </w:r>
            <w:r w:rsidRPr="00C730B6">
              <w:rPr>
                <w:sz w:val="20"/>
                <w:szCs w:val="20"/>
                <w:lang w:eastAsia="en-US"/>
              </w:rPr>
              <w:t>доступа субъектов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к‍ о</w:t>
            </w:r>
            <w:r w:rsidRPr="00C730B6">
              <w:rPr>
                <w:sz w:val="20"/>
                <w:szCs w:val="20"/>
                <w:lang w:eastAsia="en-US"/>
              </w:rPr>
              <w:t>бъектам доступа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B6868" w14:textId="77777777" w:rsidR="00F43BC1" w:rsidRPr="00C730B6" w:rsidRDefault="00F43BC1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E855E8" w:rsidRPr="00C730B6" w14:paraId="64455BD2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7B7A7" w14:textId="1E80DE7D" w:rsidR="00E855E8" w:rsidRPr="00C730B6" w:rsidRDefault="00E855E8" w:rsidP="00E855E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Актуализация правил разграничения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м</w:t>
            </w:r>
            <w:r w:rsidRPr="00C730B6">
              <w:rPr>
                <w:sz w:val="20"/>
                <w:szCs w:val="20"/>
                <w:lang w:eastAsia="en-US"/>
              </w:rPr>
              <w:t>инимизации прав доступа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3179" w14:textId="11549D6F" w:rsidR="00E855E8" w:rsidRPr="00C730B6" w:rsidRDefault="00FB545B" w:rsidP="00E855E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Администратор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313EB" w14:textId="77777777" w:rsidR="00014A63" w:rsidRPr="00C730B6" w:rsidRDefault="00E855E8" w:rsidP="00014A6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Экспертно-документальный, инструментальный, </w:t>
            </w:r>
          </w:p>
          <w:p w14:paraId="14DFC474" w14:textId="4AD34FD1" w:rsidR="00E855E8" w:rsidRPr="00C730B6" w:rsidRDefault="007D578D" w:rsidP="00014A6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05348" w14:textId="29BCB115" w:rsidR="00E855E8" w:rsidRPr="00C730B6" w:rsidRDefault="00E855E8" w:rsidP="00E855E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Ежегодно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или‍ п</w:t>
            </w:r>
            <w:r w:rsidRPr="00C730B6">
              <w:rPr>
                <w:sz w:val="20"/>
                <w:szCs w:val="20"/>
                <w:lang w:eastAsia="en-US"/>
              </w:rPr>
              <w:t>ри внесении изменений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в‍ м</w:t>
            </w:r>
            <w:r w:rsidRPr="00C730B6">
              <w:rPr>
                <w:sz w:val="20"/>
                <w:szCs w:val="20"/>
                <w:lang w:eastAsia="en-US"/>
              </w:rPr>
              <w:t>етоды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т</w:t>
            </w:r>
            <w:r w:rsidRPr="00C730B6">
              <w:rPr>
                <w:sz w:val="20"/>
                <w:szCs w:val="20"/>
                <w:lang w:eastAsia="en-US"/>
              </w:rPr>
              <w:t>ипы субъектов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о</w:t>
            </w:r>
            <w:r w:rsidRPr="00C730B6">
              <w:rPr>
                <w:sz w:val="20"/>
                <w:szCs w:val="20"/>
                <w:lang w:eastAsia="en-US"/>
              </w:rPr>
              <w:t>бъектов доступа,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а‍ т</w:t>
            </w:r>
            <w:r w:rsidRPr="00C730B6">
              <w:rPr>
                <w:sz w:val="20"/>
                <w:szCs w:val="20"/>
                <w:lang w:eastAsia="en-US"/>
              </w:rPr>
              <w:t>акже типы доступа субъектов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к‍ о</w:t>
            </w:r>
            <w:r w:rsidRPr="00C730B6">
              <w:rPr>
                <w:sz w:val="20"/>
                <w:szCs w:val="20"/>
                <w:lang w:eastAsia="en-US"/>
              </w:rPr>
              <w:t>бъектам доступа,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</w:t>
            </w:r>
            <w:r w:rsidR="00835B9A" w:rsidRPr="00C730B6">
              <w:rPr>
                <w:sz w:val="20"/>
                <w:szCs w:val="20"/>
                <w:lang w:eastAsia="en-US"/>
              </w:rPr>
              <w:lastRenderedPageBreak/>
              <w:t>или‍ п</w:t>
            </w:r>
            <w:r w:rsidRPr="00C730B6">
              <w:rPr>
                <w:sz w:val="20"/>
                <w:szCs w:val="20"/>
                <w:lang w:eastAsia="en-US"/>
              </w:rPr>
              <w:t>ри существенном изменении числа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с</w:t>
            </w:r>
            <w:r w:rsidRPr="00C730B6">
              <w:rPr>
                <w:sz w:val="20"/>
                <w:szCs w:val="20"/>
                <w:lang w:eastAsia="en-US"/>
              </w:rPr>
              <w:t>остава групп субъектов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о</w:t>
            </w:r>
            <w:r w:rsidRPr="00C730B6">
              <w:rPr>
                <w:sz w:val="20"/>
                <w:szCs w:val="20"/>
                <w:lang w:eastAsia="en-US"/>
              </w:rPr>
              <w:t>бъектов доступа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7D363" w14:textId="77777777" w:rsidR="00E855E8" w:rsidRPr="00C730B6" w:rsidRDefault="00E855E8" w:rsidP="00E855E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F43BC1" w:rsidRPr="00C730B6" w14:paraId="156A556C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0B032" w14:textId="3D2CE3A4" w:rsidR="00F43BC1" w:rsidRPr="00C730B6" w:rsidRDefault="00E855E8" w:rsidP="00E855E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lastRenderedPageBreak/>
              <w:t>Актуализация перечня действий субъектов доступа, разрешенных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до‍ и</w:t>
            </w:r>
            <w:r w:rsidRPr="00C730B6">
              <w:rPr>
                <w:sz w:val="20"/>
                <w:szCs w:val="20"/>
                <w:lang w:eastAsia="en-US"/>
              </w:rPr>
              <w:t>дентификации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а</w:t>
            </w:r>
            <w:r w:rsidRPr="00C730B6">
              <w:rPr>
                <w:sz w:val="20"/>
                <w:szCs w:val="20"/>
                <w:lang w:eastAsia="en-US"/>
              </w:rPr>
              <w:t>утентификации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437F9" w14:textId="040F0411" w:rsidR="00F43BC1" w:rsidRPr="00C730B6" w:rsidRDefault="00FB545B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Администратор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FBC8C" w14:textId="77777777" w:rsidR="00014A63" w:rsidRPr="00C730B6" w:rsidRDefault="00E855E8" w:rsidP="00014A6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Экспертно-документальный, </w:t>
            </w:r>
          </w:p>
          <w:p w14:paraId="7893FBB5" w14:textId="6A9F95AA" w:rsidR="00F43BC1" w:rsidRPr="00C730B6" w:rsidRDefault="00915BA2" w:rsidP="00014A6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C4E0E" w14:textId="54A8415C" w:rsidR="00F43BC1" w:rsidRPr="00C730B6" w:rsidRDefault="00541A93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Ежегодно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п</w:t>
            </w:r>
            <w:r w:rsidR="00E855E8" w:rsidRPr="00C730B6">
              <w:rPr>
                <w:sz w:val="20"/>
                <w:szCs w:val="20"/>
                <w:lang w:eastAsia="en-US"/>
              </w:rPr>
              <w:t>осле изменений модели доступа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B604E" w14:textId="77777777" w:rsidR="00F43BC1" w:rsidRPr="00C730B6" w:rsidRDefault="00F43BC1" w:rsidP="00F7094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014A63" w:rsidRPr="00C730B6" w14:paraId="60076232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00E5F" w14:textId="43D37A6C" w:rsidR="00014A63" w:rsidRPr="00C730B6" w:rsidRDefault="00014A63" w:rsidP="00014A6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Планирование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п</w:t>
            </w:r>
            <w:r w:rsidRPr="00C730B6">
              <w:rPr>
                <w:sz w:val="20"/>
                <w:szCs w:val="20"/>
                <w:lang w:eastAsia="en-US"/>
              </w:rPr>
              <w:t>ринятие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мер‍ з</w:t>
            </w:r>
            <w:r w:rsidRPr="00C730B6">
              <w:rPr>
                <w:sz w:val="20"/>
                <w:szCs w:val="20"/>
                <w:lang w:eastAsia="en-US"/>
              </w:rPr>
              <w:t>ащиты среды виртуализации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и‍ о</w:t>
            </w:r>
            <w:r w:rsidRPr="00C730B6">
              <w:rPr>
                <w:sz w:val="20"/>
                <w:szCs w:val="20"/>
                <w:lang w:eastAsia="en-US"/>
              </w:rPr>
              <w:t xml:space="preserve">блачных технологий 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44049" w14:textId="0F473800" w:rsidR="00014A63" w:rsidRPr="00C730B6" w:rsidRDefault="00FB545B" w:rsidP="00014A6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О</w:t>
            </w:r>
            <w:r w:rsidR="00014A63" w:rsidRPr="00C730B6">
              <w:rPr>
                <w:sz w:val="20"/>
                <w:szCs w:val="20"/>
                <w:lang w:eastAsia="en-US"/>
              </w:rPr>
              <w:t>тветственный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за‍ з</w:t>
            </w:r>
            <w:r w:rsidR="00014A63" w:rsidRPr="00C730B6">
              <w:rPr>
                <w:sz w:val="20"/>
                <w:szCs w:val="20"/>
                <w:lang w:eastAsia="en-US"/>
              </w:rPr>
              <w:t>ащиту информации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9110D" w14:textId="77777777" w:rsidR="00014A63" w:rsidRPr="00C730B6" w:rsidRDefault="00014A63" w:rsidP="00014A6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Экспертно-документальный, </w:t>
            </w:r>
          </w:p>
          <w:p w14:paraId="71F2E7F7" w14:textId="01A68050" w:rsidR="00014A63" w:rsidRPr="00C730B6" w:rsidRDefault="007D578D" w:rsidP="00014A6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9D875" w14:textId="2E484313" w:rsidR="00014A63" w:rsidRPr="00C730B6" w:rsidRDefault="00014A63" w:rsidP="00014A6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1BF5F" w14:textId="77777777" w:rsidR="00014A63" w:rsidRPr="00C730B6" w:rsidRDefault="00014A63" w:rsidP="00014A6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41A93" w:rsidRPr="00C730B6" w14:paraId="21CBC948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9AB58" w14:textId="7215FE60" w:rsidR="00541A93" w:rsidRPr="00C730B6" w:rsidRDefault="00A605ED" w:rsidP="00A605E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 xml:space="preserve">Проверка корректности сегментации </w:t>
            </w:r>
            <w:r w:rsidR="003C4636" w:rsidRPr="00C730B6">
              <w:rPr>
                <w:sz w:val="20"/>
                <w:szCs w:val="20"/>
                <w:lang w:eastAsia="en-US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50AC" w14:textId="6ED9A590" w:rsidR="00541A93" w:rsidRPr="00C730B6" w:rsidRDefault="00FB545B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Ответственный за‍ защиту информации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69A26" w14:textId="4FB13FBF" w:rsidR="00541A93" w:rsidRPr="00C730B6" w:rsidRDefault="007D578D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lang w:val="en-US" w:eastAsia="en-US"/>
              </w:rPr>
              <w:t xml:space="preserve">C </w:t>
            </w:r>
            <w:r w:rsidRPr="00C730B6">
              <w:rPr>
                <w:sz w:val="20"/>
                <w:lang w:eastAsia="en-US"/>
              </w:rPr>
              <w:t>Терра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4581A" w14:textId="1ECDEBDB" w:rsidR="00541A93" w:rsidRPr="00C730B6" w:rsidRDefault="00A605ED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Ежегодно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4D569" w14:textId="77777777" w:rsidR="00541A93" w:rsidRPr="00C730B6" w:rsidRDefault="00541A93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E775B6" w:rsidRPr="00C730B6" w14:paraId="5CAA6A95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B47C9" w14:textId="552C0546" w:rsidR="00E775B6" w:rsidRPr="00C730B6" w:rsidRDefault="00E775B6" w:rsidP="00A605E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Планирование</w:t>
            </w:r>
            <w:r w:rsidR="00835B9A" w:rsidRPr="00C730B6">
              <w:rPr>
                <w:sz w:val="20"/>
                <w:lang w:eastAsia="en-US"/>
              </w:rPr>
              <w:t xml:space="preserve"> и‍ п</w:t>
            </w:r>
            <w:r w:rsidRPr="00C730B6">
              <w:rPr>
                <w:sz w:val="20"/>
                <w:lang w:eastAsia="en-US"/>
              </w:rPr>
              <w:t>ринятие</w:t>
            </w:r>
            <w:r w:rsidR="00835B9A" w:rsidRPr="00C730B6">
              <w:rPr>
                <w:sz w:val="20"/>
                <w:lang w:eastAsia="en-US"/>
              </w:rPr>
              <w:t xml:space="preserve"> мер‍ п</w:t>
            </w:r>
            <w:r w:rsidRPr="00C730B6">
              <w:rPr>
                <w:sz w:val="20"/>
                <w:lang w:eastAsia="en-US"/>
              </w:rPr>
              <w:t>о защите удалённого доступа</w:t>
            </w:r>
            <w:r w:rsidR="00835B9A" w:rsidRPr="00C730B6">
              <w:rPr>
                <w:sz w:val="20"/>
                <w:lang w:eastAsia="en-US"/>
              </w:rPr>
              <w:t xml:space="preserve"> к‍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>, контроль защищённости удалённого доступа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D9F98" w14:textId="71F84317" w:rsidR="00E775B6" w:rsidRPr="00C730B6" w:rsidRDefault="00FB545B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Ответственный за‍ защиту информации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05F2F" w14:textId="706A1C67" w:rsidR="00E775B6" w:rsidRPr="00C730B6" w:rsidRDefault="007D578D" w:rsidP="000342A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val="en-US" w:eastAsia="en-US"/>
              </w:rPr>
              <w:t xml:space="preserve">C </w:t>
            </w:r>
            <w:r w:rsidRPr="00C730B6">
              <w:rPr>
                <w:sz w:val="20"/>
                <w:lang w:eastAsia="en-US"/>
              </w:rPr>
              <w:t>Терра</w:t>
            </w:r>
            <w:r w:rsidR="00E775B6" w:rsidRPr="00C730B6">
              <w:rPr>
                <w:sz w:val="20"/>
                <w:lang w:val="en-US" w:eastAsia="en-US"/>
              </w:rPr>
              <w:t xml:space="preserve">, </w:t>
            </w:r>
            <w:r w:rsidRPr="00C730B6">
              <w:rPr>
                <w:sz w:val="20"/>
                <w:lang w:val="en-US" w:eastAsia="en-US"/>
              </w:rPr>
              <w:t>PT NGFW</w:t>
            </w:r>
            <w:r w:rsidR="00E775B6" w:rsidRPr="00C730B6">
              <w:rPr>
                <w:sz w:val="20"/>
                <w:lang w:val="en-US" w:eastAsia="en-US"/>
              </w:rPr>
              <w:t xml:space="preserve">, </w:t>
            </w:r>
            <w:r w:rsidR="00915BA2" w:rsidRPr="00C730B6">
              <w:rPr>
                <w:sz w:val="20"/>
                <w:lang w:val="en-US"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08D87" w14:textId="22A6B20A" w:rsidR="00E775B6" w:rsidRPr="00C730B6" w:rsidRDefault="00E775B6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4CD5" w14:textId="77777777" w:rsidR="00E775B6" w:rsidRPr="00C730B6" w:rsidRDefault="00E775B6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E775B6" w:rsidRPr="00C730B6" w14:paraId="558E7265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DD97" w14:textId="02D99AF6" w:rsidR="00E775B6" w:rsidRPr="00C730B6" w:rsidRDefault="00E775B6" w:rsidP="00E775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Планирование</w:t>
            </w:r>
            <w:r w:rsidR="00835B9A" w:rsidRPr="00C730B6">
              <w:rPr>
                <w:sz w:val="20"/>
                <w:lang w:eastAsia="en-US"/>
              </w:rPr>
              <w:t xml:space="preserve"> и‍ п</w:t>
            </w:r>
            <w:r w:rsidRPr="00C730B6">
              <w:rPr>
                <w:sz w:val="20"/>
                <w:lang w:eastAsia="en-US"/>
              </w:rPr>
              <w:t>ринятие</w:t>
            </w:r>
            <w:r w:rsidR="00835B9A" w:rsidRPr="00C730B6">
              <w:rPr>
                <w:sz w:val="20"/>
                <w:lang w:eastAsia="en-US"/>
              </w:rPr>
              <w:t xml:space="preserve"> мер‍ п</w:t>
            </w:r>
            <w:r w:rsidRPr="00C730B6">
              <w:rPr>
                <w:sz w:val="20"/>
                <w:lang w:eastAsia="en-US"/>
              </w:rPr>
              <w:t>о защите привилегированного доступа</w:t>
            </w:r>
            <w:r w:rsidR="00835B9A" w:rsidRPr="00C730B6">
              <w:rPr>
                <w:sz w:val="20"/>
                <w:lang w:eastAsia="en-US"/>
              </w:rPr>
              <w:t xml:space="preserve"> к‍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>, контроль защищённости привилегированного доступа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E9A42" w14:textId="1B9F98A2" w:rsidR="00E775B6" w:rsidRPr="00C730B6" w:rsidRDefault="00FB545B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Ответственный за‍ защиту информации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0BCDC" w14:textId="53234C3A" w:rsidR="00E775B6" w:rsidRPr="00C730B6" w:rsidRDefault="007D578D" w:rsidP="00E775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Соболь,</w:t>
            </w:r>
            <w:r w:rsidR="00E775B6" w:rsidRPr="00C730B6">
              <w:rPr>
                <w:sz w:val="20"/>
                <w:lang w:eastAsia="en-US"/>
              </w:rPr>
              <w:t xml:space="preserve"> </w:t>
            </w:r>
            <w:r w:rsidRPr="00C730B6">
              <w:rPr>
                <w:sz w:val="20"/>
                <w:lang w:val="en-US" w:eastAsia="en-US"/>
              </w:rPr>
              <w:t>C</w:t>
            </w:r>
            <w:r w:rsidRPr="00C730B6">
              <w:rPr>
                <w:sz w:val="20"/>
                <w:lang w:eastAsia="en-US"/>
              </w:rPr>
              <w:t xml:space="preserve"> Терра</w:t>
            </w:r>
            <w:r w:rsidR="00E775B6" w:rsidRPr="00C730B6">
              <w:rPr>
                <w:sz w:val="20"/>
                <w:lang w:eastAsia="en-US"/>
              </w:rPr>
              <w:t xml:space="preserve">, </w:t>
            </w:r>
            <w:r w:rsidR="00915BA2" w:rsidRPr="00C730B6">
              <w:rPr>
                <w:sz w:val="20"/>
                <w:lang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9F719" w14:textId="3C456DF2" w:rsidR="00E775B6" w:rsidRPr="00C730B6" w:rsidRDefault="000F7265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Еженедельно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9563E" w14:textId="77777777" w:rsidR="00E775B6" w:rsidRPr="00C730B6" w:rsidRDefault="00E775B6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FE3BA6" w:rsidRPr="00C730B6" w14:paraId="3408DD15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99AED" w14:textId="2152FA0A" w:rsidR="00FE3BA6" w:rsidRPr="00C730B6" w:rsidRDefault="00FE3BA6" w:rsidP="00E31F7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Контроль обеспечения защиты информации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при‍ в</w:t>
            </w:r>
            <w:r w:rsidRPr="00C730B6">
              <w:rPr>
                <w:sz w:val="20"/>
                <w:szCs w:val="20"/>
                <w:lang w:eastAsia="en-US"/>
              </w:rPr>
              <w:t>заимодействии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с‍ п</w:t>
            </w:r>
            <w:r w:rsidR="00E31F73" w:rsidRPr="00C730B6">
              <w:rPr>
                <w:sz w:val="20"/>
                <w:szCs w:val="20"/>
                <w:lang w:eastAsia="en-US"/>
              </w:rPr>
              <w:t>одрядными организациями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959FA" w14:textId="3D4975B8" w:rsidR="00FE3BA6" w:rsidRPr="00C730B6" w:rsidRDefault="00FB545B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Ответственный за‍ защиту информации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DAA87" w14:textId="21A0FAFC" w:rsidR="00FE3BA6" w:rsidRPr="00C730B6" w:rsidRDefault="00FE3BA6" w:rsidP="00FA3C0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Экспертно-документальный, </w:t>
            </w:r>
            <w:r w:rsidR="007D578D" w:rsidRPr="00C730B6">
              <w:rPr>
                <w:sz w:val="20"/>
                <w:lang w:val="en-US" w:eastAsia="en-US"/>
              </w:rPr>
              <w:t>PT</w:t>
            </w:r>
            <w:r w:rsidR="007D578D" w:rsidRPr="00C730B6">
              <w:rPr>
                <w:sz w:val="20"/>
                <w:lang w:eastAsia="en-US"/>
              </w:rPr>
              <w:t xml:space="preserve"> </w:t>
            </w:r>
            <w:r w:rsidR="007D578D" w:rsidRPr="00C730B6">
              <w:rPr>
                <w:sz w:val="20"/>
                <w:lang w:val="en-US" w:eastAsia="en-US"/>
              </w:rPr>
              <w:t>NGFW</w:t>
            </w:r>
            <w:r w:rsidRPr="00C730B6">
              <w:rPr>
                <w:sz w:val="20"/>
                <w:lang w:eastAsia="en-US"/>
              </w:rPr>
              <w:t xml:space="preserve">, </w:t>
            </w:r>
            <w:r w:rsidR="00915BA2" w:rsidRPr="00C730B6">
              <w:rPr>
                <w:sz w:val="20"/>
                <w:lang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3EDAA" w14:textId="21F0948C" w:rsidR="00FE3BA6" w:rsidRPr="00C730B6" w:rsidRDefault="00FE3BA6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При взаимодействии</w:t>
            </w:r>
            <w:r w:rsidR="00835B9A" w:rsidRPr="00C730B6">
              <w:rPr>
                <w:sz w:val="20"/>
                <w:szCs w:val="20"/>
                <w:lang w:eastAsia="en-US"/>
              </w:rPr>
              <w:t xml:space="preserve"> с‍ п</w:t>
            </w:r>
            <w:r w:rsidRPr="00C730B6">
              <w:rPr>
                <w:sz w:val="20"/>
                <w:szCs w:val="20"/>
                <w:lang w:eastAsia="en-US"/>
              </w:rPr>
              <w:t>одрядными организациями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14675" w14:textId="77777777" w:rsidR="00FE3BA6" w:rsidRPr="00C730B6" w:rsidRDefault="00FE3BA6" w:rsidP="00357FBF">
            <w:pPr>
              <w:pStyle w:val="GOSTTablenorm0"/>
              <w:ind w:left="22"/>
              <w:jc w:val="left"/>
              <w:rPr>
                <w:sz w:val="20"/>
                <w:lang w:eastAsia="en-US"/>
              </w:rPr>
            </w:pPr>
          </w:p>
        </w:tc>
      </w:tr>
      <w:tr w:rsidR="007179EE" w:rsidRPr="00C730B6" w14:paraId="6F438B01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2047D" w14:textId="13ED583C" w:rsidR="007179EE" w:rsidRPr="00C730B6" w:rsidRDefault="007179EE" w:rsidP="00E31F7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Расчёт показателя характеризующего текущее состояние защиты информации от базового уровня угроз безопасности информации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2FC11" w14:textId="1014652F" w:rsidR="007179EE" w:rsidRPr="00C730B6" w:rsidRDefault="00FB545B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Ответственный за‍ защиту информации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CC4AF" w14:textId="63E345C9" w:rsidR="007179EE" w:rsidRPr="00C730B6" w:rsidRDefault="007179EE" w:rsidP="00FA3C0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Экспертно-документальный, инструментальный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2435E" w14:textId="0A3AD811" w:rsidR="007179EE" w:rsidRPr="00C730B6" w:rsidRDefault="007179EE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C730B6">
              <w:rPr>
                <w:sz w:val="20"/>
                <w:szCs w:val="20"/>
                <w:lang w:eastAsia="en-US"/>
              </w:rPr>
              <w:t>Один раз в пол года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F462B" w14:textId="77777777" w:rsidR="007179EE" w:rsidRPr="00C730B6" w:rsidRDefault="007179EE" w:rsidP="00357FBF">
            <w:pPr>
              <w:pStyle w:val="GOSTTablenorm0"/>
              <w:ind w:left="22"/>
              <w:jc w:val="left"/>
              <w:rPr>
                <w:sz w:val="20"/>
                <w:lang w:eastAsia="en-US"/>
              </w:rPr>
            </w:pPr>
          </w:p>
        </w:tc>
      </w:tr>
      <w:tr w:rsidR="00541A93" w:rsidRPr="00C730B6" w14:paraId="03D6A278" w14:textId="77777777" w:rsidTr="00835B9A">
        <w:trPr>
          <w:trHeight w:val="454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D1F4C" w14:textId="77777777" w:rsidR="00541A93" w:rsidRPr="00C730B6" w:rsidRDefault="00541A93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C730B6">
              <w:rPr>
                <w:b/>
                <w:bCs/>
                <w:sz w:val="20"/>
                <w:szCs w:val="20"/>
                <w:lang w:eastAsia="en-US"/>
              </w:rPr>
              <w:t>Тестирование работоспособности средств защиты информации</w:t>
            </w:r>
          </w:p>
        </w:tc>
      </w:tr>
      <w:tr w:rsidR="00541A93" w:rsidRPr="00C730B6" w14:paraId="7AAEC999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2392BC" w14:textId="79CFCDA5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актуальности антивирусных</w:t>
            </w:r>
            <w:r w:rsidR="00835B9A" w:rsidRPr="00C730B6">
              <w:rPr>
                <w:sz w:val="20"/>
                <w:lang w:eastAsia="en-US"/>
              </w:rPr>
              <w:t xml:space="preserve"> баз‍ с</w:t>
            </w:r>
            <w:r w:rsidRPr="00C730B6">
              <w:rPr>
                <w:sz w:val="20"/>
                <w:lang w:eastAsia="en-US"/>
              </w:rPr>
              <w:t>игнатур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C11887" w14:textId="681556EF" w:rsidR="00541A93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D6D1E8" w14:textId="098647D0" w:rsidR="000342AF" w:rsidRPr="00C730B6" w:rsidRDefault="00C62601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val="en-US"/>
              </w:rPr>
              <w:t>PT NGFW, KESL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3F631B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C9FAFE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541A93" w:rsidRPr="00C730B6" w14:paraId="0EA7A17E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78DEEE" w14:textId="69D50135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>Контроль актуальности</w:t>
            </w:r>
            <w:r w:rsidR="00835B9A" w:rsidRPr="00C730B6">
              <w:rPr>
                <w:sz w:val="20"/>
                <w:lang w:eastAsia="en-US"/>
              </w:rPr>
              <w:t xml:space="preserve"> баз‍ у</w:t>
            </w:r>
            <w:r w:rsidRPr="00C730B6">
              <w:rPr>
                <w:sz w:val="20"/>
                <w:lang w:eastAsia="en-US"/>
              </w:rPr>
              <w:t>язвимостей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0D1D1D" w14:textId="1B1F4F3E" w:rsidR="00541A93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22B467" w14:textId="21BEF81E" w:rsidR="00541A93" w:rsidRPr="00C730B6" w:rsidRDefault="00915BA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val="en-US"/>
              </w:rPr>
              <w:t xml:space="preserve">PT NGFW, KESL, </w:t>
            </w:r>
            <w:proofErr w:type="spellStart"/>
            <w:r w:rsidRPr="00C730B6">
              <w:rPr>
                <w:sz w:val="20"/>
              </w:rPr>
              <w:t>RedCheck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6FCF92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Еженедельно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B137D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541A93" w:rsidRPr="00C730B6" w14:paraId="2FAB3743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EB14A5" w14:textId="12E5A5EB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обновления</w:t>
            </w:r>
            <w:r w:rsidR="00835B9A" w:rsidRPr="00C730B6">
              <w:rPr>
                <w:sz w:val="20"/>
                <w:lang w:eastAsia="en-US"/>
              </w:rPr>
              <w:t xml:space="preserve"> баз‍ с</w:t>
            </w:r>
            <w:r w:rsidRPr="00C730B6">
              <w:rPr>
                <w:sz w:val="20"/>
                <w:lang w:eastAsia="en-US"/>
              </w:rPr>
              <w:t>редств обнаружения вторжений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83EECA" w14:textId="3F832349" w:rsidR="00541A93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6C5DA0" w14:textId="2EFE7A49" w:rsidR="00541A93" w:rsidRPr="00C730B6" w:rsidRDefault="00915BA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val="en-US"/>
              </w:rPr>
              <w:t>PT NGFW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509D58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Еженедельно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B0E0C2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681036" w:rsidRPr="00C730B6" w14:paraId="33370B78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D0D353" w14:textId="2E78ABF4" w:rsidR="00681036" w:rsidRPr="00C730B6" w:rsidRDefault="00681036" w:rsidP="00681036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Контроль корректной работы запрещающих правил межсетевого экрана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47F556" w14:textId="0FE6264E" w:rsidR="00681036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9BCA72" w14:textId="44499081" w:rsidR="00681036" w:rsidRPr="00C730B6" w:rsidRDefault="00915BA2" w:rsidP="00681036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val="en-US"/>
              </w:rPr>
              <w:t>PT NGFW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B247F7" w14:textId="0DEB63A4" w:rsidR="00681036" w:rsidRPr="00C730B6" w:rsidRDefault="00681036" w:rsidP="00681036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Еженедельно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7F8C53" w14:textId="77777777" w:rsidR="00681036" w:rsidRPr="00C730B6" w:rsidRDefault="00681036" w:rsidP="00681036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FB545B" w:rsidRPr="00C730B6" w14:paraId="3C28C373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541AF7" w14:textId="1E152CEF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 xml:space="preserve">Контроль корректности разграничения прав доступа к‍ ресурсам </w:t>
            </w:r>
            <w:r w:rsidR="003C4636" w:rsidRPr="00C730B6">
              <w:rPr>
                <w:sz w:val="20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9B5DBB" w14:textId="1FCF7280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67AD44" w14:textId="0AA76A6A" w:rsidR="00FB545B" w:rsidRPr="00C730B6" w:rsidRDefault="00915BA2" w:rsidP="00FB545B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val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6EFDD7" w14:textId="428282B0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Ежемесячно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0D0FED" w14:textId="77777777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FB545B" w:rsidRPr="00C730B6" w14:paraId="4E9330BC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63B373" w14:textId="08E40C9C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 xml:space="preserve"> Контроль работоспособности средств доверенной загрузки путем имитации попыток загрузки технического средства со‍ стороннего носителя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E80E02" w14:textId="65284E96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6E244A" w14:textId="4594EF93" w:rsidR="00FB545B" w:rsidRPr="00C730B6" w:rsidRDefault="00915BA2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Соболь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730241" w14:textId="411D0AB5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Ежемесячно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2A2326" w14:textId="77777777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FB545B" w:rsidRPr="00C730B6" w14:paraId="6F7D79DF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6DC87D" w14:textId="1333C70A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Контроль корректности функционирования механизмов, целостности комплекса средств защиты информации, в‍ том числе: </w:t>
            </w:r>
            <w:r w:rsidR="00915BA2" w:rsidRPr="00C730B6">
              <w:rPr>
                <w:sz w:val="20"/>
                <w:lang w:eastAsia="en-US"/>
              </w:rPr>
              <w:t>ALSE</w:t>
            </w:r>
            <w:r w:rsidRPr="00C730B6">
              <w:rPr>
                <w:sz w:val="20"/>
                <w:lang w:eastAsia="en-US"/>
              </w:rPr>
              <w:t>, САВЗ, САЗ, МЭ, СОВ, СКЗИ, СЗВ, средств защиты каналов связи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B15B72" w14:textId="4DFD82B0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0DFDF3" w14:textId="62838C55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 xml:space="preserve">Комплекс </w:t>
            </w:r>
            <w:proofErr w:type="spellStart"/>
            <w:r w:rsidRPr="00C730B6">
              <w:rPr>
                <w:sz w:val="20"/>
                <w:lang w:eastAsia="en-US"/>
              </w:rPr>
              <w:t>СрЗИ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D455CD" w14:textId="77777777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Еженедельно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EC837F" w14:textId="77777777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B545B" w:rsidRPr="00C730B6" w14:paraId="2D407D56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B5F87E" w14:textId="7305322B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Контроль корректности функционирования </w:t>
            </w:r>
            <w:proofErr w:type="spellStart"/>
            <w:r w:rsidRPr="00C730B6">
              <w:rPr>
                <w:sz w:val="20"/>
                <w:lang w:eastAsia="en-US"/>
              </w:rPr>
              <w:t>СрЗИ</w:t>
            </w:r>
            <w:proofErr w:type="spellEnd"/>
            <w:r w:rsidRPr="00C730B6">
              <w:rPr>
                <w:sz w:val="20"/>
                <w:lang w:eastAsia="en-US"/>
              </w:rPr>
              <w:t xml:space="preserve"> на‍ конечных устройствах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0AEB38" w14:textId="30AE4AE5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EE8283" w14:textId="3354FC96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 xml:space="preserve">Комплекс </w:t>
            </w:r>
            <w:proofErr w:type="spellStart"/>
            <w:r w:rsidRPr="00C730B6">
              <w:rPr>
                <w:sz w:val="20"/>
                <w:lang w:eastAsia="en-US"/>
              </w:rPr>
              <w:t>СрЗИ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193C9" w14:textId="184E1E25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Еженедельно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5F68B2" w14:textId="77777777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B545B" w:rsidRPr="00C730B6" w14:paraId="657BA940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B95EF1" w14:textId="77777777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корректности функционирования механизмов комплекса средств контроля действий привилегированных пользователей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7C1200" w14:textId="134CA8C7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CB6AA9" w14:textId="32072064" w:rsidR="00FB545B" w:rsidRPr="00C730B6" w:rsidRDefault="00915BA2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val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C79502" w14:textId="77777777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AC4FBB" w14:textId="77777777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B545B" w:rsidRPr="00C730B6" w14:paraId="2F1E65A8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DEDCE7" w14:textId="2750402E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Контроль корректной работы подсистемы гарантированного уничтожения информации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CD73F1" w14:textId="5FCF1908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E5BF36" w14:textId="5B3BBC5F" w:rsidR="00FB545B" w:rsidRPr="00C730B6" w:rsidRDefault="00915BA2" w:rsidP="00FB545B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val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57293" w14:textId="45DD24F3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 xml:space="preserve">Ежеквартально, либо при‍ передаче учтенных съемных носителей между пользователями, либо при‍ утилизации/передаче на‍ ремонт технических </w:t>
            </w:r>
            <w:r w:rsidRPr="00C730B6">
              <w:rPr>
                <w:sz w:val="20"/>
              </w:rPr>
              <w:lastRenderedPageBreak/>
              <w:t>средств с‍ машинными носителями информации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696A42" w14:textId="77777777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B545B" w:rsidRPr="00C730B6" w14:paraId="5964DE06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D5A9D4" w14:textId="57C30B08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 xml:space="preserve">Контроль регистрации событий безопасности </w:t>
            </w:r>
            <w:proofErr w:type="spellStart"/>
            <w:r w:rsidRPr="00C730B6">
              <w:rPr>
                <w:sz w:val="20"/>
                <w:lang w:eastAsia="en-US"/>
              </w:rPr>
              <w:t>СрЗИ</w:t>
            </w:r>
            <w:proofErr w:type="spellEnd"/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E0F6F8" w14:textId="772B5AA5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6F507A" w14:textId="1D7C4A39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 xml:space="preserve">Комплекс </w:t>
            </w:r>
            <w:proofErr w:type="spellStart"/>
            <w:r w:rsidRPr="00C730B6">
              <w:rPr>
                <w:sz w:val="20"/>
                <w:lang w:eastAsia="en-US"/>
              </w:rPr>
              <w:t>СрЗИ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F1DA1" w14:textId="1193F292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24C6C7" w14:textId="6DDFE89B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1 раз‍ в полгода проводится контроль регистрации средствами защиты:</w:t>
            </w:r>
          </w:p>
          <w:p w14:paraId="32A3339C" w14:textId="4634BB92" w:rsidR="00FB545B" w:rsidRPr="00C730B6" w:rsidRDefault="00FB545B" w:rsidP="00FB545B">
            <w:pPr>
              <w:pStyle w:val="GOSTTablenorm0"/>
              <w:numPr>
                <w:ilvl w:val="0"/>
                <w:numId w:val="11"/>
              </w:numPr>
              <w:ind w:left="0" w:right="0" w:firstLine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запросов пользователей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 xml:space="preserve"> на‍ получение персональных данных, а‍ также фактов предоставления персональных данных по‍ этим запросам в‍ электронном журнале сообщений;</w:t>
            </w:r>
          </w:p>
          <w:p w14:paraId="0BD08401" w14:textId="613752B0" w:rsidR="00FB545B" w:rsidRPr="00C730B6" w:rsidRDefault="00FB545B" w:rsidP="00FB545B">
            <w:pPr>
              <w:pStyle w:val="GOSTTablenorm0"/>
              <w:numPr>
                <w:ilvl w:val="0"/>
                <w:numId w:val="11"/>
              </w:numPr>
              <w:ind w:left="0" w:right="0" w:firstLine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блокировок доступа к‍ содержанию электронного журнала сообщений лиц, не‍ указанных в‍ утвержденном списке лиц, допущенных к‍ содержанию электронного журнала сообщений</w:t>
            </w:r>
          </w:p>
        </w:tc>
      </w:tr>
      <w:tr w:rsidR="00FB545B" w:rsidRPr="00C730B6" w14:paraId="700E1BF7" w14:textId="77777777" w:rsidTr="00FB545B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B4E1DF" w14:textId="0D558931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Периодическое техническое обслуживание каждого из‍ </w:t>
            </w:r>
            <w:proofErr w:type="spellStart"/>
            <w:r w:rsidRPr="00C730B6">
              <w:rPr>
                <w:sz w:val="20"/>
                <w:lang w:eastAsia="en-US"/>
              </w:rPr>
              <w:t>СрЗИ</w:t>
            </w:r>
            <w:proofErr w:type="spellEnd"/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4A284A" w14:textId="4A65B32F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F87786" w14:textId="238BDC98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Комплекс </w:t>
            </w:r>
            <w:proofErr w:type="spellStart"/>
            <w:r w:rsidRPr="00C730B6">
              <w:rPr>
                <w:sz w:val="20"/>
                <w:lang w:eastAsia="en-US"/>
              </w:rPr>
              <w:t>СрЗИ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0E24F2" w14:textId="69A0FC16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Ежегодно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C4CE0" w14:textId="77777777" w:rsidR="00FB545B" w:rsidRPr="00C730B6" w:rsidRDefault="00FB545B" w:rsidP="00FB545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541A93" w:rsidRPr="00C730B6" w14:paraId="59750F88" w14:textId="77777777" w:rsidTr="00835B9A">
        <w:trPr>
          <w:trHeight w:val="454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8E0CE" w14:textId="4307A629" w:rsidR="00541A93" w:rsidRPr="00C730B6" w:rsidRDefault="00541A93" w:rsidP="00541A9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  <w:lang w:eastAsia="en-US"/>
              </w:rPr>
            </w:pPr>
            <w:r w:rsidRPr="00C730B6">
              <w:rPr>
                <w:b/>
                <w:bCs/>
                <w:sz w:val="20"/>
                <w:szCs w:val="20"/>
                <w:lang w:eastAsia="en-US"/>
              </w:rPr>
              <w:t>Контроль программного обеспечения</w:t>
            </w:r>
            <w:r w:rsidR="00835B9A" w:rsidRPr="00C730B6">
              <w:rPr>
                <w:b/>
                <w:bCs/>
                <w:sz w:val="20"/>
                <w:szCs w:val="20"/>
                <w:lang w:eastAsia="en-US"/>
              </w:rPr>
              <w:t xml:space="preserve"> и‍ т</w:t>
            </w:r>
            <w:r w:rsidRPr="00C730B6">
              <w:rPr>
                <w:b/>
                <w:bCs/>
                <w:sz w:val="20"/>
                <w:szCs w:val="20"/>
                <w:lang w:eastAsia="en-US"/>
              </w:rPr>
              <w:t>ехнических средств ИС</w:t>
            </w:r>
          </w:p>
        </w:tc>
      </w:tr>
      <w:tr w:rsidR="00541A93" w:rsidRPr="00C730B6" w14:paraId="54C01C9F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5DD920" w14:textId="32DD9764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отсутствия уязвимостей</w:t>
            </w:r>
            <w:r w:rsidR="00835B9A" w:rsidRPr="00C730B6">
              <w:rPr>
                <w:sz w:val="20"/>
                <w:lang w:eastAsia="en-US"/>
              </w:rPr>
              <w:t xml:space="preserve"> в‍ с</w:t>
            </w:r>
            <w:r w:rsidRPr="00C730B6">
              <w:rPr>
                <w:sz w:val="20"/>
                <w:lang w:eastAsia="en-US"/>
              </w:rPr>
              <w:t xml:space="preserve">оставе программно-аппаратного комплекса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5FA134" w14:textId="16C07584" w:rsidR="00541A93" w:rsidRPr="00C730B6" w:rsidRDefault="0009347B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B8160A" w14:textId="7DFE64ED" w:rsidR="00541A93" w:rsidRPr="00C730B6" w:rsidRDefault="00915BA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proofErr w:type="spellStart"/>
            <w:r w:rsidRPr="00C730B6">
              <w:rPr>
                <w:sz w:val="20"/>
                <w:lang w:eastAsia="en-US"/>
              </w:rPr>
              <w:t>RedCheck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3268C8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Ежеквартально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EA90C2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FA3C03" w:rsidRPr="00C730B6" w14:paraId="789F004D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95AA3A" w14:textId="645628C8" w:rsidR="00FA3C03" w:rsidRPr="00C730B6" w:rsidRDefault="00FA3C03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Контроль наличия необходимых обновлений безопасности общесистемного</w:t>
            </w:r>
            <w:r w:rsidR="00835B9A" w:rsidRPr="00C730B6">
              <w:rPr>
                <w:sz w:val="20"/>
              </w:rPr>
              <w:t xml:space="preserve"> и‍ п</w:t>
            </w:r>
            <w:r w:rsidRPr="00C730B6">
              <w:rPr>
                <w:sz w:val="20"/>
              </w:rPr>
              <w:t>рикладного программного обеспечения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B0481E" w14:textId="3EAB5C5F" w:rsidR="00FA3C03" w:rsidRPr="00C730B6" w:rsidRDefault="0009347B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CB6098" w14:textId="5F939EA4" w:rsidR="00FA3C03" w:rsidRPr="00C730B6" w:rsidRDefault="00915BA2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proofErr w:type="spellStart"/>
            <w:r w:rsidRPr="00C730B6">
              <w:rPr>
                <w:sz w:val="20"/>
              </w:rPr>
              <w:t>RedCheck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457BD0" w14:textId="79DA238E" w:rsidR="00FA3C03" w:rsidRPr="00C730B6" w:rsidRDefault="00FA3C03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Еженедельно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BB72D" w14:textId="77777777" w:rsidR="00FA3C03" w:rsidRPr="00C730B6" w:rsidRDefault="00FA3C03" w:rsidP="00FA3C0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541A93" w:rsidRPr="00C730B6" w14:paraId="3AEB72F7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16D7CD" w14:textId="46A71916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отсутствия</w:t>
            </w:r>
            <w:r w:rsidR="00835B9A" w:rsidRPr="00C730B6">
              <w:rPr>
                <w:sz w:val="20"/>
                <w:lang w:eastAsia="en-US"/>
              </w:rPr>
              <w:t xml:space="preserve"> в‍ с</w:t>
            </w:r>
            <w:r w:rsidRPr="00C730B6">
              <w:rPr>
                <w:sz w:val="20"/>
                <w:lang w:eastAsia="en-US"/>
              </w:rPr>
              <w:t xml:space="preserve">оставе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Pr="00C730B6">
              <w:rPr>
                <w:sz w:val="20"/>
                <w:lang w:eastAsia="en-US"/>
              </w:rPr>
              <w:t xml:space="preserve"> посторонних технических средств</w:t>
            </w:r>
            <w:r w:rsidR="00835B9A" w:rsidRPr="00C730B6">
              <w:rPr>
                <w:sz w:val="20"/>
                <w:lang w:eastAsia="en-US"/>
              </w:rPr>
              <w:t xml:space="preserve"> и‍ н</w:t>
            </w:r>
            <w:r w:rsidR="00FA3C03" w:rsidRPr="00C730B6">
              <w:rPr>
                <w:sz w:val="20"/>
                <w:lang w:eastAsia="en-US"/>
              </w:rPr>
              <w:t>еразрешённого ПО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B82B6A" w14:textId="016FFE39" w:rsidR="00541A93" w:rsidRPr="00C730B6" w:rsidRDefault="0009347B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6646BF" w14:textId="648C8184" w:rsidR="00541A93" w:rsidRPr="00C730B6" w:rsidRDefault="00915BA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proofErr w:type="spellStart"/>
            <w:r w:rsidRPr="00C730B6">
              <w:rPr>
                <w:sz w:val="20"/>
                <w:lang w:eastAsia="en-US"/>
              </w:rPr>
              <w:t>RedCheck</w:t>
            </w:r>
            <w:proofErr w:type="spellEnd"/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B4BA91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Ежеквартально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663AD3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541A93" w:rsidRPr="00C730B6" w14:paraId="44D8A18E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A63E0D" w14:textId="54E4BB64" w:rsidR="00541A93" w:rsidRPr="00C730B6" w:rsidRDefault="001B188D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 xml:space="preserve">Управление обновлениями. </w:t>
            </w:r>
            <w:r w:rsidR="00541A93" w:rsidRPr="00C730B6">
              <w:rPr>
                <w:sz w:val="20"/>
                <w:lang w:eastAsia="en-US"/>
              </w:rPr>
              <w:t>Контроль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="00541A93" w:rsidRPr="00C730B6">
              <w:rPr>
                <w:sz w:val="20"/>
                <w:lang w:eastAsia="en-US"/>
              </w:rPr>
              <w:t>бновлениями программного обеспечения</w:t>
            </w:r>
            <w:r w:rsidR="00835B9A" w:rsidRPr="00C730B6">
              <w:rPr>
                <w:sz w:val="20"/>
                <w:lang w:eastAsia="en-US"/>
              </w:rPr>
              <w:t xml:space="preserve"> и‍ е</w:t>
            </w:r>
            <w:r w:rsidR="00541A93" w:rsidRPr="00C730B6">
              <w:rPr>
                <w:sz w:val="20"/>
                <w:lang w:eastAsia="en-US"/>
              </w:rPr>
              <w:t>динообразия применяемого</w:t>
            </w:r>
            <w:r w:rsidR="00835B9A" w:rsidRPr="00C730B6">
              <w:rPr>
                <w:sz w:val="20"/>
                <w:lang w:eastAsia="en-US"/>
              </w:rPr>
              <w:t xml:space="preserve"> ПО‍ н</w:t>
            </w:r>
            <w:r w:rsidR="00541A93" w:rsidRPr="00C730B6">
              <w:rPr>
                <w:sz w:val="20"/>
                <w:lang w:eastAsia="en-US"/>
              </w:rPr>
              <w:t xml:space="preserve">а всех элементах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390079" w14:textId="13D6CE0C" w:rsidR="00541A93" w:rsidRPr="00C730B6" w:rsidRDefault="003F6838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Администратор Платформы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D3C792" w14:textId="6C8D866B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САЗ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9C0CED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Ежеквартально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A8A542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541A93" w:rsidRPr="00C730B6" w14:paraId="38420F51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BA907D" w14:textId="7319EF04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</w:t>
            </w:r>
            <w:r w:rsidR="00835B9A" w:rsidRPr="00C730B6">
              <w:rPr>
                <w:sz w:val="20"/>
                <w:lang w:eastAsia="en-US"/>
              </w:rPr>
              <w:t xml:space="preserve"> за‍ о</w:t>
            </w:r>
            <w:r w:rsidRPr="00C730B6">
              <w:rPr>
                <w:sz w:val="20"/>
                <w:lang w:eastAsia="en-US"/>
              </w:rPr>
              <w:t>беспечением резервного копирования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45E554" w14:textId="15BABE4F" w:rsidR="00541A93" w:rsidRPr="00C730B6" w:rsidRDefault="003F6838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Администратор Платформы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7B79CC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Комплекс средств резервного копирования защищаемых информационных ресурсов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FC3604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Ежемесячно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1060E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541A93" w:rsidRPr="00C730B6" w14:paraId="4B3F2BA6" w14:textId="77777777" w:rsidTr="00835B9A">
        <w:trPr>
          <w:trHeight w:val="454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27429" w14:textId="77777777" w:rsidR="00541A93" w:rsidRPr="00C730B6" w:rsidRDefault="00541A93" w:rsidP="00A605ED">
            <w:pPr>
              <w:keepNext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  <w:lang w:eastAsia="en-US"/>
              </w:rPr>
            </w:pPr>
            <w:r w:rsidRPr="00C730B6">
              <w:rPr>
                <w:b/>
                <w:bCs/>
                <w:sz w:val="20"/>
                <w:szCs w:val="20"/>
                <w:lang w:eastAsia="en-US"/>
              </w:rPr>
              <w:t>Пользователи, учетные записи, парольная политика</w:t>
            </w:r>
          </w:p>
        </w:tc>
      </w:tr>
      <w:tr w:rsidR="00541A93" w:rsidRPr="00C730B6" w14:paraId="63877EFC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7A6894" w14:textId="45D9594B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Заведение, удаление учетных записей пользователей. Наделение, лишение, изменение полномочий пользователей</w:t>
            </w:r>
            <w:r w:rsidR="00835B9A" w:rsidRPr="00C730B6">
              <w:rPr>
                <w:sz w:val="20"/>
                <w:lang w:eastAsia="en-US"/>
              </w:rPr>
              <w:t xml:space="preserve"> по‍ д</w:t>
            </w:r>
            <w:r w:rsidRPr="00C730B6">
              <w:rPr>
                <w:sz w:val="20"/>
                <w:lang w:eastAsia="en-US"/>
              </w:rPr>
              <w:t>оступу</w:t>
            </w:r>
            <w:r w:rsidR="00835B9A" w:rsidRPr="00C730B6">
              <w:rPr>
                <w:sz w:val="20"/>
                <w:lang w:eastAsia="en-US"/>
              </w:rPr>
              <w:t xml:space="preserve"> к‍ р</w:t>
            </w:r>
            <w:r w:rsidRPr="00C730B6">
              <w:rPr>
                <w:sz w:val="20"/>
                <w:lang w:eastAsia="en-US"/>
              </w:rPr>
              <w:t>есурсам информационный систем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0AD778" w14:textId="42C2CA20" w:rsidR="00541A93" w:rsidRPr="00C730B6" w:rsidRDefault="003F6838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Администратор Платформы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F91167" w14:textId="5B182BAC" w:rsidR="00541A93" w:rsidRPr="00C730B6" w:rsidRDefault="00915BA2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1D6B17" w14:textId="68933DDD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По мере поступления заявок</w:t>
            </w:r>
            <w:r w:rsidR="00835B9A" w:rsidRPr="00C730B6">
              <w:rPr>
                <w:sz w:val="20"/>
                <w:lang w:eastAsia="en-US"/>
              </w:rPr>
              <w:t xml:space="preserve"> на‍ з</w:t>
            </w:r>
            <w:r w:rsidRPr="00C730B6">
              <w:rPr>
                <w:sz w:val="20"/>
                <w:lang w:eastAsia="en-US"/>
              </w:rPr>
              <w:t>аведение/удаление учетных записей</w:t>
            </w:r>
            <w:r w:rsidR="00835B9A" w:rsidRPr="00C730B6">
              <w:rPr>
                <w:sz w:val="20"/>
                <w:lang w:eastAsia="en-US"/>
              </w:rPr>
              <w:t xml:space="preserve"> и‍ н</w:t>
            </w:r>
            <w:r w:rsidRPr="00C730B6">
              <w:rPr>
                <w:sz w:val="20"/>
                <w:lang w:eastAsia="en-US"/>
              </w:rPr>
              <w:t>аделение/изменение полномочий</w:t>
            </w:r>
            <w:r w:rsidR="00835B9A" w:rsidRPr="00C730B6">
              <w:rPr>
                <w:sz w:val="20"/>
                <w:lang w:eastAsia="en-US"/>
              </w:rPr>
              <w:t xml:space="preserve"> в‍ с</w:t>
            </w:r>
            <w:r w:rsidRPr="00C730B6">
              <w:rPr>
                <w:sz w:val="20"/>
                <w:lang w:eastAsia="en-US"/>
              </w:rPr>
              <w:t>истеме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246EB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541A93" w:rsidRPr="00C730B6" w14:paraId="293A140F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1F6CAD" w14:textId="634BD901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Мониторинг (инвентаризация) учетных записей</w:t>
            </w:r>
            <w:r w:rsidR="00835B9A" w:rsidRPr="00C730B6">
              <w:rPr>
                <w:sz w:val="20"/>
                <w:lang w:eastAsia="en-US"/>
              </w:rPr>
              <w:t xml:space="preserve"> на‍ п</w:t>
            </w:r>
            <w:r w:rsidRPr="00C730B6">
              <w:rPr>
                <w:sz w:val="20"/>
                <w:lang w:eastAsia="en-US"/>
              </w:rPr>
              <w:t>редмет выявления незаблокированных временных учетных записей</w:t>
            </w:r>
            <w:r w:rsidR="00835B9A" w:rsidRPr="00C730B6">
              <w:rPr>
                <w:sz w:val="20"/>
                <w:lang w:eastAsia="en-US"/>
              </w:rPr>
              <w:t xml:space="preserve"> или‍ у</w:t>
            </w:r>
            <w:r w:rsidRPr="00C730B6">
              <w:rPr>
                <w:sz w:val="20"/>
                <w:lang w:eastAsia="en-US"/>
              </w:rPr>
              <w:t>четных записей уволенных работников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990E9A" w14:textId="3938D555" w:rsidR="00541A93" w:rsidRPr="00C730B6" w:rsidRDefault="003F6838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Администратор Платформы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D1F70B" w14:textId="43701E79" w:rsidR="00541A93" w:rsidRPr="00C730B6" w:rsidRDefault="00915BA2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FF5DAD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Еженедельно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B99947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541A93" w:rsidRPr="00C730B6" w14:paraId="7B646885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8DD587" w14:textId="24656895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Идентификация устройств, включая инвентаризацию идентификационных данных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455A88" w14:textId="757360BD" w:rsidR="00541A93" w:rsidRPr="00C730B6" w:rsidRDefault="003F6838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Отдел администрирования средств защиты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AEFFFB" w14:textId="0FBC0F01" w:rsidR="00541A93" w:rsidRPr="00C730B6" w:rsidRDefault="00915BA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9EFB3B" w14:textId="69F892D9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Не реже 1 раза в 2 года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18BF02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4C0A12" w:rsidRPr="00C730B6" w14:paraId="2B388E07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5BAF0D" w14:textId="32A75561" w:rsidR="004C0A12" w:rsidRPr="00C730B6" w:rsidRDefault="004C0A12" w:rsidP="004C0A12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</w:rPr>
              <w:t xml:space="preserve">Смена </w:t>
            </w:r>
            <w:proofErr w:type="spellStart"/>
            <w:r w:rsidRPr="00C730B6">
              <w:rPr>
                <w:sz w:val="20"/>
              </w:rPr>
              <w:t>аутентификационных</w:t>
            </w:r>
            <w:proofErr w:type="spellEnd"/>
            <w:r w:rsidRPr="00C730B6">
              <w:rPr>
                <w:sz w:val="20"/>
              </w:rPr>
              <w:t xml:space="preserve"> данных устройств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577E96" w14:textId="5A4751BF" w:rsidR="004C0A12" w:rsidRPr="00C730B6" w:rsidRDefault="003F6838" w:rsidP="004C0A12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Администратор Платформы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9FF371" w14:textId="0548CBB6" w:rsidR="004C0A12" w:rsidRPr="00C730B6" w:rsidRDefault="00915BA2" w:rsidP="004C0A12">
            <w:pPr>
              <w:pStyle w:val="GOSTTablenorm0"/>
              <w:ind w:left="0" w:right="0"/>
              <w:jc w:val="left"/>
              <w:rPr>
                <w:sz w:val="20"/>
                <w:lang w:val="en-US"/>
              </w:rPr>
            </w:pPr>
            <w:r w:rsidRPr="00C730B6">
              <w:rPr>
                <w:sz w:val="20"/>
                <w:lang w:val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4B23AB" w14:textId="09604B38" w:rsidR="004C0A12" w:rsidRPr="00C730B6" w:rsidRDefault="004C0A12" w:rsidP="004C0A12">
            <w:pPr>
              <w:pStyle w:val="GOSTTablenorm0"/>
              <w:ind w:left="0" w:right="0"/>
              <w:jc w:val="left"/>
              <w:rPr>
                <w:sz w:val="20"/>
              </w:rPr>
            </w:pPr>
            <w:r w:rsidRPr="00C730B6">
              <w:rPr>
                <w:sz w:val="20"/>
                <w:lang w:eastAsia="en-US"/>
              </w:rPr>
              <w:t>Не реже 1 раза в 3 года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A44D5C" w14:textId="77777777" w:rsidR="004C0A12" w:rsidRPr="00C730B6" w:rsidRDefault="004C0A12" w:rsidP="004C0A12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A3C03" w:rsidRPr="00C730B6" w14:paraId="6EE6768B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63FCBD" w14:textId="3F6667E1" w:rsidR="00FA3C03" w:rsidRPr="00C730B6" w:rsidRDefault="00FA3C03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Мониторинг сессий удаленных пользователей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E3AA43" w14:textId="43473229" w:rsidR="00FA3C03" w:rsidRPr="00C730B6" w:rsidRDefault="003F6838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0782C1" w14:textId="3E63AAE3" w:rsidR="00FA3C03" w:rsidRPr="00C730B6" w:rsidRDefault="00915BA2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val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301987" w14:textId="3C459566" w:rsidR="00FA3C03" w:rsidRPr="00C730B6" w:rsidRDefault="00FA3C03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4FF13D" w14:textId="77777777" w:rsidR="00FA3C03" w:rsidRPr="00C730B6" w:rsidRDefault="00FA3C03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FA3C03" w:rsidRPr="00C730B6" w14:paraId="03A87081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B9FA17" w14:textId="54812EFD" w:rsidR="00FA3C03" w:rsidRPr="00C730B6" w:rsidRDefault="00FA3C03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Мониторинг сессий внешних пользователей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BC150E" w14:textId="522694F8" w:rsidR="00FA3C03" w:rsidRPr="00C730B6" w:rsidRDefault="003F6838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80859E" w14:textId="546B9DD0" w:rsidR="00FA3C03" w:rsidRPr="00C730B6" w:rsidRDefault="00915BA2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val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92B578" w14:textId="13520EA7" w:rsidR="00FA3C03" w:rsidRPr="00C730B6" w:rsidRDefault="00FA3C03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48A9D7" w14:textId="77777777" w:rsidR="00FA3C03" w:rsidRPr="00C730B6" w:rsidRDefault="00FA3C03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541A93" w:rsidRPr="00C730B6" w14:paraId="6568E978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78BEC6" w14:textId="61199082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Смена </w:t>
            </w:r>
            <w:proofErr w:type="spellStart"/>
            <w:r w:rsidRPr="00C730B6">
              <w:rPr>
                <w:sz w:val="20"/>
                <w:lang w:eastAsia="en-US"/>
              </w:rPr>
              <w:t>аутентификационных</w:t>
            </w:r>
            <w:proofErr w:type="spellEnd"/>
            <w:r w:rsidRPr="00C730B6">
              <w:rPr>
                <w:sz w:val="20"/>
                <w:lang w:eastAsia="en-US"/>
              </w:rPr>
              <w:t xml:space="preserve"> данных устройств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3B6EA0" w14:textId="2F2FD659" w:rsidR="00541A93" w:rsidRPr="00C730B6" w:rsidRDefault="003F6838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Администратор Платформы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0FB633" w14:textId="3CB9C3E5" w:rsidR="00541A93" w:rsidRPr="00C730B6" w:rsidRDefault="00915BA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CDB47F" w14:textId="0D62F333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Не реже 1 раза в 2 года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922A2D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541A93" w:rsidRPr="00C730B6" w14:paraId="4A56BD13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204011" w14:textId="2C738309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lastRenderedPageBreak/>
              <w:t>Смена собственного пароля</w:t>
            </w:r>
            <w:r w:rsidR="00835B9A" w:rsidRPr="00C730B6">
              <w:rPr>
                <w:sz w:val="20"/>
                <w:lang w:eastAsia="en-US"/>
              </w:rPr>
              <w:t xml:space="preserve"> и‍ м</w:t>
            </w:r>
            <w:r w:rsidRPr="00C730B6">
              <w:rPr>
                <w:sz w:val="20"/>
                <w:lang w:eastAsia="en-US"/>
              </w:rPr>
              <w:t>ониторинг своевременной смены паролей других администраторов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46A3FE" w14:textId="3448AB29" w:rsidR="00541A93" w:rsidRPr="00C730B6" w:rsidRDefault="003F6838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Администратор Платформы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0E1C9E" w14:textId="61BAF187" w:rsidR="00541A93" w:rsidRPr="00C730B6" w:rsidRDefault="00915BA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val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6CAEF7" w14:textId="6F8BECDD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Каждые 60 суток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12434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541A93" w:rsidRPr="00C730B6" w14:paraId="4789DBAB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A0681A" w14:textId="373691FA" w:rsidR="00541A93" w:rsidRPr="00C730B6" w:rsidRDefault="00541A93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Мониторинг своевременной смены паролей пользователями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C6A45C" w14:textId="5BBA0D58" w:rsidR="00541A93" w:rsidRPr="00C730B6" w:rsidRDefault="003F6838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 xml:space="preserve">Отдел противодействия </w:t>
            </w:r>
            <w:proofErr w:type="spellStart"/>
            <w:r w:rsidRPr="00C730B6">
              <w:rPr>
                <w:sz w:val="20"/>
                <w:lang w:eastAsia="en-US"/>
              </w:rPr>
              <w:t>киберугрозам</w:t>
            </w:r>
            <w:proofErr w:type="spellEnd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9C1B16" w14:textId="6FFE7454" w:rsidR="00541A93" w:rsidRPr="00C730B6" w:rsidRDefault="00915BA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val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C807A4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Ежедневно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D9E097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541A93" w:rsidRPr="00C730B6" w14:paraId="6081C5A2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BD0EA8" w14:textId="284B7525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Смена паролей доступа</w:t>
            </w:r>
            <w:r w:rsidR="00835B9A" w:rsidRPr="00C730B6">
              <w:rPr>
                <w:sz w:val="20"/>
                <w:lang w:eastAsia="en-US"/>
              </w:rPr>
              <w:t xml:space="preserve"> к‍ и</w:t>
            </w:r>
            <w:r w:rsidRPr="00C730B6">
              <w:rPr>
                <w:sz w:val="20"/>
                <w:lang w:eastAsia="en-US"/>
              </w:rPr>
              <w:t>нтерфейсам управления МЭ, СЗВ, СКДПУ</w:t>
            </w:r>
            <w:r w:rsidR="00835B9A" w:rsidRPr="00C730B6">
              <w:rPr>
                <w:sz w:val="20"/>
                <w:lang w:eastAsia="en-US"/>
              </w:rPr>
              <w:t xml:space="preserve"> и‍ С</w:t>
            </w:r>
            <w:r w:rsidRPr="00C730B6">
              <w:rPr>
                <w:sz w:val="20"/>
                <w:lang w:eastAsia="en-US"/>
              </w:rPr>
              <w:t>КЗИ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E80D37" w14:textId="10185369" w:rsidR="00541A93" w:rsidRPr="00C730B6" w:rsidRDefault="003F6838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Администратор Платформы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4FA3B7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Комплекс сетевого оборудования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4867D1" w14:textId="76C27935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Каждые 60 суток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C38994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  <w:tr w:rsidR="00541A93" w:rsidRPr="00C730B6" w14:paraId="380CD44B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76F040" w14:textId="698F8610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 xml:space="preserve">Изменение </w:t>
            </w:r>
            <w:proofErr w:type="spellStart"/>
            <w:r w:rsidRPr="00C730B6">
              <w:rPr>
                <w:sz w:val="20"/>
                <w:lang w:eastAsia="en-US"/>
              </w:rPr>
              <w:t>аутентификационной</w:t>
            </w:r>
            <w:proofErr w:type="spellEnd"/>
            <w:r w:rsidRPr="00C730B6">
              <w:rPr>
                <w:sz w:val="20"/>
                <w:lang w:eastAsia="en-US"/>
              </w:rPr>
              <w:t xml:space="preserve"> информации привилегированных учетных записей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BC14F" w14:textId="5E1F9D41" w:rsidR="00541A93" w:rsidRPr="00C730B6" w:rsidRDefault="003F6838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Администратор Платформы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63C96C" w14:textId="16066B9E" w:rsidR="00541A93" w:rsidRPr="00C730B6" w:rsidRDefault="00915BA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32DFEA" w14:textId="717C9833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Не реже 1 раза в 6 месяцев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C5103E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4C0A12" w:rsidRPr="00C730B6" w14:paraId="6CE5276C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A29A36" w14:textId="611D55A7" w:rsidR="004C0A12" w:rsidRPr="00C730B6" w:rsidRDefault="004C0A1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Пересмотр модели управления доступом</w:t>
            </w:r>
            <w:r w:rsidR="00835B9A" w:rsidRPr="00C730B6">
              <w:rPr>
                <w:sz w:val="20"/>
                <w:lang w:eastAsia="en-US"/>
              </w:rPr>
              <w:t xml:space="preserve"> в‍ </w:t>
            </w:r>
            <w:r w:rsidR="00EA3A85" w:rsidRPr="00C730B6">
              <w:rPr>
                <w:sz w:val="20"/>
                <w:lang w:eastAsia="en-US"/>
              </w:rPr>
              <w:t>Платформ</w:t>
            </w:r>
            <w:r w:rsidR="007423EB" w:rsidRPr="00C730B6">
              <w:rPr>
                <w:sz w:val="20"/>
                <w:lang w:eastAsia="en-US"/>
              </w:rPr>
              <w:t>у</w:t>
            </w:r>
            <w:r w:rsidR="00EA3A85" w:rsidRPr="00C730B6">
              <w:rPr>
                <w:sz w:val="20"/>
                <w:lang w:eastAsia="en-US"/>
              </w:rPr>
              <w:t xml:space="preserve"> АС</w:t>
            </w:r>
            <w:r w:rsidRPr="00C730B6">
              <w:rPr>
                <w:sz w:val="20"/>
                <w:lang w:eastAsia="en-US"/>
              </w:rPr>
              <w:t>, перечня действий субъектов доступа, разрешённых</w:t>
            </w:r>
            <w:r w:rsidR="00835B9A" w:rsidRPr="00C730B6">
              <w:rPr>
                <w:sz w:val="20"/>
                <w:lang w:eastAsia="en-US"/>
              </w:rPr>
              <w:t xml:space="preserve"> до‍ и</w:t>
            </w:r>
            <w:r w:rsidRPr="00C730B6">
              <w:rPr>
                <w:sz w:val="20"/>
                <w:lang w:eastAsia="en-US"/>
              </w:rPr>
              <w:t>дентификации</w:t>
            </w:r>
            <w:r w:rsidR="00835B9A" w:rsidRPr="00C730B6">
              <w:rPr>
                <w:sz w:val="20"/>
                <w:lang w:eastAsia="en-US"/>
              </w:rPr>
              <w:t xml:space="preserve"> и‍ а</w:t>
            </w:r>
            <w:r w:rsidRPr="00C730B6">
              <w:rPr>
                <w:sz w:val="20"/>
                <w:lang w:eastAsia="en-US"/>
              </w:rPr>
              <w:t>утентификации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02CE2D" w14:textId="599217E9" w:rsidR="004C0A12" w:rsidRPr="00C730B6" w:rsidRDefault="004C0A12" w:rsidP="004C0A12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Ответственный</w:t>
            </w:r>
            <w:r w:rsidR="00835B9A" w:rsidRPr="00C730B6">
              <w:rPr>
                <w:sz w:val="20"/>
                <w:lang w:eastAsia="en-US"/>
              </w:rPr>
              <w:t xml:space="preserve"> за‍ з</w:t>
            </w:r>
            <w:r w:rsidRPr="00C730B6">
              <w:rPr>
                <w:sz w:val="20"/>
                <w:lang w:eastAsia="en-US"/>
              </w:rPr>
              <w:t>ащиту информации</w:t>
            </w:r>
            <w:r w:rsidR="003F6838" w:rsidRPr="00C730B6">
              <w:rPr>
                <w:sz w:val="20"/>
                <w:lang w:eastAsia="en-US"/>
              </w:rPr>
              <w:t>,</w:t>
            </w:r>
            <w:r w:rsidR="003F6838" w:rsidRPr="00C730B6">
              <w:rPr>
                <w:sz w:val="20"/>
                <w:lang w:eastAsia="en-US"/>
              </w:rPr>
              <w:br/>
              <w:t>Администратор Платформы,</w:t>
            </w:r>
            <w:r w:rsidR="003F6838" w:rsidRPr="00C730B6">
              <w:rPr>
                <w:sz w:val="20"/>
                <w:lang w:eastAsia="en-US"/>
              </w:rPr>
              <w:br/>
              <w:t>Руководитель УИБ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AC75E8" w14:textId="7E9764A3" w:rsidR="004C0A12" w:rsidRPr="00C730B6" w:rsidRDefault="004C0A1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Экспертно-документальный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340BCA" w14:textId="0197CE01" w:rsidR="004C0A12" w:rsidRPr="00C730B6" w:rsidRDefault="004C0A1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Ежегодно,</w:t>
            </w:r>
            <w:r w:rsidR="00835B9A" w:rsidRPr="00C730B6">
              <w:rPr>
                <w:sz w:val="20"/>
                <w:lang w:eastAsia="en-US"/>
              </w:rPr>
              <w:t xml:space="preserve"> или‍ п</w:t>
            </w:r>
            <w:r w:rsidRPr="00C730B6">
              <w:rPr>
                <w:sz w:val="20"/>
                <w:lang w:eastAsia="en-US"/>
              </w:rPr>
              <w:t>ри внесении изменений</w:t>
            </w:r>
            <w:r w:rsidR="00835B9A" w:rsidRPr="00C730B6">
              <w:rPr>
                <w:sz w:val="20"/>
                <w:lang w:eastAsia="en-US"/>
              </w:rPr>
              <w:t xml:space="preserve"> в‍ м</w:t>
            </w:r>
            <w:r w:rsidRPr="00C730B6">
              <w:rPr>
                <w:sz w:val="20"/>
                <w:lang w:eastAsia="en-US"/>
              </w:rPr>
              <w:t>етоды</w:t>
            </w:r>
            <w:r w:rsidR="00835B9A" w:rsidRPr="00C730B6">
              <w:rPr>
                <w:sz w:val="20"/>
                <w:lang w:eastAsia="en-US"/>
              </w:rPr>
              <w:t xml:space="preserve"> и‍ т</w:t>
            </w:r>
            <w:r w:rsidRPr="00C730B6">
              <w:rPr>
                <w:sz w:val="20"/>
                <w:lang w:eastAsia="en-US"/>
              </w:rPr>
              <w:t>ипы субъектов</w:t>
            </w:r>
            <w:r w:rsidR="00835B9A" w:rsidRPr="00C730B6">
              <w:rPr>
                <w:sz w:val="20"/>
                <w:lang w:eastAsia="en-US"/>
              </w:rPr>
              <w:t xml:space="preserve"> и‍ о</w:t>
            </w:r>
            <w:r w:rsidRPr="00C730B6">
              <w:rPr>
                <w:sz w:val="20"/>
                <w:lang w:eastAsia="en-US"/>
              </w:rPr>
              <w:t>бъектов доступа,</w:t>
            </w:r>
            <w:r w:rsidR="00835B9A" w:rsidRPr="00C730B6">
              <w:rPr>
                <w:sz w:val="20"/>
                <w:lang w:eastAsia="en-US"/>
              </w:rPr>
              <w:t xml:space="preserve"> а‍ т</w:t>
            </w:r>
            <w:r w:rsidRPr="00C730B6">
              <w:rPr>
                <w:sz w:val="20"/>
                <w:lang w:eastAsia="en-US"/>
              </w:rPr>
              <w:t>акже типы доступа субъектов</w:t>
            </w:r>
            <w:r w:rsidR="00835B9A" w:rsidRPr="00C730B6">
              <w:rPr>
                <w:sz w:val="20"/>
                <w:lang w:eastAsia="en-US"/>
              </w:rPr>
              <w:t xml:space="preserve"> к‍ о</w:t>
            </w:r>
            <w:r w:rsidRPr="00C730B6">
              <w:rPr>
                <w:sz w:val="20"/>
                <w:lang w:eastAsia="en-US"/>
              </w:rPr>
              <w:t>бъектам доступа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B51B4E" w14:textId="77777777" w:rsidR="004C0A12" w:rsidRPr="00C730B6" w:rsidRDefault="004C0A12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</w:tc>
      </w:tr>
      <w:tr w:rsidR="00541A93" w:rsidRPr="00C730B6" w14:paraId="0EDD29BF" w14:textId="77777777" w:rsidTr="00835B9A">
        <w:trPr>
          <w:trHeight w:val="454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7D401" w14:textId="154AFC7F" w:rsidR="00541A93" w:rsidRPr="00C730B6" w:rsidRDefault="00541A93" w:rsidP="00A605ED">
            <w:pPr>
              <w:keepNext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  <w:lang w:val="en-US" w:eastAsia="en-US"/>
              </w:rPr>
            </w:pPr>
            <w:r w:rsidRPr="00C730B6">
              <w:rPr>
                <w:b/>
                <w:bCs/>
                <w:sz w:val="20"/>
                <w:szCs w:val="20"/>
                <w:lang w:eastAsia="en-US"/>
              </w:rPr>
              <w:t>Отказоустойчивость</w:t>
            </w:r>
            <w:r w:rsidR="00835B9A" w:rsidRPr="00C730B6">
              <w:rPr>
                <w:b/>
                <w:bCs/>
                <w:sz w:val="20"/>
                <w:szCs w:val="20"/>
                <w:lang w:eastAsia="en-US"/>
              </w:rPr>
              <w:t xml:space="preserve"> и‍ к</w:t>
            </w:r>
            <w:r w:rsidRPr="00C730B6">
              <w:rPr>
                <w:b/>
                <w:bCs/>
                <w:sz w:val="20"/>
                <w:szCs w:val="20"/>
                <w:lang w:eastAsia="en-US"/>
              </w:rPr>
              <w:t>онтроль целостности</w:t>
            </w:r>
          </w:p>
        </w:tc>
      </w:tr>
      <w:tr w:rsidR="00541A93" w:rsidRPr="00C730B6" w14:paraId="3172BEB5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972FC5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Резервное копирование информации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1078ED" w14:textId="4BB24E21" w:rsidR="00541A93" w:rsidRPr="00C730B6" w:rsidRDefault="003F6838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Администратор Платформы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FBE634" w14:textId="77777777" w:rsidR="00541A93" w:rsidRPr="00C730B6" w:rsidRDefault="00541A93" w:rsidP="00541A9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Штатные средства резервного копирования информации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BB2505" w14:textId="43ED6831" w:rsidR="00541A93" w:rsidRPr="00C730B6" w:rsidRDefault="00FA3C03" w:rsidP="00FA3C03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В соответствии</w:t>
            </w:r>
            <w:r w:rsidR="00835B9A" w:rsidRPr="00C730B6">
              <w:rPr>
                <w:sz w:val="20"/>
                <w:lang w:eastAsia="en-US"/>
              </w:rPr>
              <w:t xml:space="preserve"> с‍ </w:t>
            </w:r>
            <w:r w:rsidR="0085654A" w:rsidRPr="00C730B6">
              <w:rPr>
                <w:sz w:val="20"/>
                <w:lang w:eastAsia="en-US"/>
              </w:rPr>
              <w:t xml:space="preserve">Стандартом обеспечения непрерывности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1A0DD0" w14:textId="287E1B5D" w:rsidR="00541A93" w:rsidRPr="00C730B6" w:rsidRDefault="00FA3C03" w:rsidP="00A605ED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Р</w:t>
            </w:r>
            <w:r w:rsidR="00A605ED" w:rsidRPr="00C730B6">
              <w:rPr>
                <w:sz w:val="20"/>
                <w:lang w:eastAsia="en-US"/>
              </w:rPr>
              <w:t>езервирование информации</w:t>
            </w:r>
            <w:r w:rsidR="00835B9A" w:rsidRPr="00C730B6">
              <w:rPr>
                <w:sz w:val="20"/>
                <w:lang w:eastAsia="en-US"/>
              </w:rPr>
              <w:t xml:space="preserve"> о‍ с</w:t>
            </w:r>
            <w:r w:rsidR="00A605ED" w:rsidRPr="00C730B6">
              <w:rPr>
                <w:sz w:val="20"/>
                <w:lang w:eastAsia="en-US"/>
              </w:rPr>
              <w:t>обранных событиях ИБ, информации</w:t>
            </w:r>
            <w:r w:rsidR="00835B9A" w:rsidRPr="00C730B6">
              <w:rPr>
                <w:sz w:val="20"/>
                <w:lang w:eastAsia="en-US"/>
              </w:rPr>
              <w:t xml:space="preserve"> о‍ с</w:t>
            </w:r>
            <w:r w:rsidR="00A605ED" w:rsidRPr="00C730B6">
              <w:rPr>
                <w:sz w:val="20"/>
                <w:lang w:eastAsia="en-US"/>
              </w:rPr>
              <w:t>истемных</w:t>
            </w:r>
            <w:r w:rsidRPr="00C730B6">
              <w:rPr>
                <w:sz w:val="20"/>
                <w:lang w:eastAsia="en-US"/>
              </w:rPr>
              <w:t xml:space="preserve"> настройках компонентов</w:t>
            </w:r>
            <w:r w:rsidR="00835B9A" w:rsidRPr="00C730B6">
              <w:rPr>
                <w:sz w:val="20"/>
                <w:lang w:eastAsia="en-US"/>
              </w:rPr>
              <w:t xml:space="preserve"> СЗИ‍ </w:t>
            </w:r>
            <w:r w:rsidR="00894611" w:rsidRPr="00C730B6">
              <w:rPr>
                <w:sz w:val="20"/>
                <w:lang w:eastAsia="en-US"/>
              </w:rPr>
              <w:t>и 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  <w:r w:rsidR="00A605ED" w:rsidRPr="00C730B6">
              <w:rPr>
                <w:sz w:val="20"/>
                <w:lang w:eastAsia="en-US"/>
              </w:rPr>
              <w:t>, информации, обрабатываемой</w:t>
            </w:r>
            <w:r w:rsidR="00835B9A" w:rsidRPr="00C730B6">
              <w:rPr>
                <w:sz w:val="20"/>
                <w:lang w:eastAsia="en-US"/>
              </w:rPr>
              <w:t xml:space="preserve"> </w:t>
            </w:r>
            <w:r w:rsidR="007423EB" w:rsidRPr="00C730B6">
              <w:rPr>
                <w:sz w:val="20"/>
                <w:lang w:eastAsia="en-US"/>
              </w:rPr>
              <w:t xml:space="preserve">в </w:t>
            </w:r>
            <w:r w:rsidR="003C4636" w:rsidRPr="00C730B6">
              <w:rPr>
                <w:sz w:val="20"/>
                <w:lang w:eastAsia="en-US"/>
              </w:rPr>
              <w:t>НПФ Альфа</w:t>
            </w:r>
          </w:p>
          <w:p w14:paraId="32997C87" w14:textId="77777777" w:rsidR="00DB0354" w:rsidRPr="00C730B6" w:rsidRDefault="00DB0354" w:rsidP="00DB0354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</w:p>
          <w:p w14:paraId="2E87F946" w14:textId="56A1FAF2" w:rsidR="00DB0354" w:rsidRPr="00C730B6" w:rsidRDefault="00DB0354" w:rsidP="00DB0354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Информация</w:t>
            </w:r>
            <w:r w:rsidR="00835B9A" w:rsidRPr="00C730B6">
              <w:rPr>
                <w:sz w:val="20"/>
                <w:lang w:eastAsia="en-US"/>
              </w:rPr>
              <w:t xml:space="preserve"> о‍ з</w:t>
            </w:r>
            <w:r w:rsidRPr="00C730B6">
              <w:rPr>
                <w:sz w:val="20"/>
                <w:lang w:eastAsia="en-US"/>
              </w:rPr>
              <w:t>арегистрированных событиях</w:t>
            </w:r>
            <w:r w:rsidR="00835B9A" w:rsidRPr="00C730B6">
              <w:rPr>
                <w:sz w:val="20"/>
                <w:lang w:eastAsia="en-US"/>
              </w:rPr>
              <w:t xml:space="preserve"> ИБ‍ х</w:t>
            </w:r>
            <w:r w:rsidRPr="00C730B6">
              <w:rPr>
                <w:sz w:val="20"/>
                <w:lang w:eastAsia="en-US"/>
              </w:rPr>
              <w:t>ранится</w:t>
            </w:r>
            <w:r w:rsidR="00835B9A" w:rsidRPr="00C730B6">
              <w:rPr>
                <w:sz w:val="20"/>
                <w:lang w:eastAsia="en-US"/>
              </w:rPr>
              <w:t xml:space="preserve"> на‍ п</w:t>
            </w:r>
            <w:r w:rsidRPr="00C730B6">
              <w:rPr>
                <w:sz w:val="20"/>
                <w:lang w:eastAsia="en-US"/>
              </w:rPr>
              <w:t>ротяжении 3 месяцев</w:t>
            </w:r>
          </w:p>
        </w:tc>
      </w:tr>
      <w:tr w:rsidR="004B111B" w:rsidRPr="00E275A5" w14:paraId="5C2E2F07" w14:textId="77777777" w:rsidTr="000F7265">
        <w:trPr>
          <w:trHeight w:val="454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0AFC26" w14:textId="77777777" w:rsidR="004B111B" w:rsidRPr="00C730B6" w:rsidRDefault="004B111B" w:rsidP="004B111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Контроль целостности резервных копий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7801D7" w14:textId="6912CC0A" w:rsidR="004B111B" w:rsidRPr="00C730B6" w:rsidRDefault="003F6838" w:rsidP="004B111B">
            <w:pPr>
              <w:pStyle w:val="GOSTTablenorm0"/>
              <w:ind w:left="0" w:right="0"/>
              <w:jc w:val="left"/>
              <w:rPr>
                <w:sz w:val="20"/>
                <w:lang w:eastAsia="en-US"/>
              </w:rPr>
            </w:pPr>
            <w:r w:rsidRPr="00C730B6">
              <w:rPr>
                <w:sz w:val="20"/>
                <w:lang w:eastAsia="en-US"/>
              </w:rPr>
              <w:t>Администратор Платформы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EB6C3F" w14:textId="14562B7D" w:rsidR="004B111B" w:rsidRPr="00C730B6" w:rsidRDefault="00915BA2" w:rsidP="004B111B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val="en-US" w:eastAsia="en-US"/>
              </w:rPr>
              <w:t>ALSE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A4903E" w14:textId="77777777" w:rsidR="004B111B" w:rsidRPr="00E275A5" w:rsidRDefault="004B111B" w:rsidP="004B111B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  <w:r w:rsidRPr="00C730B6">
              <w:rPr>
                <w:sz w:val="20"/>
                <w:lang w:eastAsia="en-US"/>
              </w:rPr>
              <w:t>Ежемесячно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3E6ED2" w14:textId="77777777" w:rsidR="004B111B" w:rsidRPr="00E275A5" w:rsidRDefault="004B111B" w:rsidP="004B111B">
            <w:pPr>
              <w:pStyle w:val="GOSTTablenorm0"/>
              <w:ind w:left="0" w:right="0"/>
              <w:jc w:val="left"/>
              <w:rPr>
                <w:sz w:val="20"/>
                <w:lang w:val="en-US" w:eastAsia="en-US"/>
              </w:rPr>
            </w:pPr>
          </w:p>
        </w:tc>
      </w:tr>
    </w:tbl>
    <w:p w14:paraId="72CEF6FB" w14:textId="77777777" w:rsidR="00E275A5" w:rsidRPr="00A605ED" w:rsidRDefault="00E275A5" w:rsidP="006C760E">
      <w:pPr>
        <w:keepLines/>
        <w:ind w:firstLine="0"/>
        <w:rPr>
          <w:rFonts w:eastAsia="Calibri"/>
          <w:szCs w:val="24"/>
          <w:lang w:val="en-US"/>
        </w:rPr>
      </w:pPr>
    </w:p>
    <w:sectPr w:rsidR="00E275A5" w:rsidRPr="00A605ED" w:rsidSect="003644F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6CC6E5" w14:textId="77777777" w:rsidR="00CB3085" w:rsidRDefault="00CB3085" w:rsidP="003644FE">
      <w:pPr>
        <w:spacing w:line="240" w:lineRule="auto"/>
      </w:pPr>
      <w:r>
        <w:separator/>
      </w:r>
    </w:p>
  </w:endnote>
  <w:endnote w:type="continuationSeparator" w:id="0">
    <w:p w14:paraId="1AE03CD0" w14:textId="77777777" w:rsidR="00CB3085" w:rsidRDefault="00CB3085" w:rsidP="003644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E57727" w14:textId="77777777" w:rsidR="00DC6005" w:rsidRDefault="00DC600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773324"/>
      <w:docPartObj>
        <w:docPartGallery w:val="Page Numbers (Bottom of Page)"/>
        <w:docPartUnique/>
      </w:docPartObj>
    </w:sdtPr>
    <w:sdtEndPr/>
    <w:sdtContent>
      <w:p w14:paraId="4E6E9B9E" w14:textId="76FB8174" w:rsidR="00681036" w:rsidRDefault="00681036" w:rsidP="003644FE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2884">
          <w:rPr>
            <w:noProof/>
          </w:rPr>
          <w:t>6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B41524" w14:textId="77777777" w:rsidR="00DC6005" w:rsidRDefault="00DC600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9DDCF2" w14:textId="77777777" w:rsidR="00CB3085" w:rsidRDefault="00CB3085" w:rsidP="003644FE">
      <w:pPr>
        <w:spacing w:line="240" w:lineRule="auto"/>
      </w:pPr>
      <w:r>
        <w:separator/>
      </w:r>
    </w:p>
  </w:footnote>
  <w:footnote w:type="continuationSeparator" w:id="0">
    <w:p w14:paraId="437FDE68" w14:textId="77777777" w:rsidR="00CB3085" w:rsidRDefault="00CB3085" w:rsidP="003644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03075" w14:textId="77777777" w:rsidR="00DC6005" w:rsidRDefault="00DC600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77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dotted" w:sz="4" w:space="0" w:color="auto"/>
        <w:insideV w:val="dotted" w:sz="4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133"/>
      <w:gridCol w:w="2700"/>
    </w:tblGrid>
    <w:tr w:rsidR="00EA3A85" w:rsidRPr="00EA3A85" w14:paraId="008C9093" w14:textId="77777777" w:rsidTr="00210401">
      <w:trPr>
        <w:trHeight w:val="429"/>
        <w:jc w:val="center"/>
      </w:trPr>
      <w:tc>
        <w:tcPr>
          <w:tcW w:w="25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tted" w:sz="4" w:space="0" w:color="auto"/>
          </w:tcBorders>
          <w:vAlign w:val="center"/>
          <w:hideMark/>
        </w:tcPr>
        <w:p w14:paraId="6D365086" w14:textId="77777777" w:rsidR="00EA3A85" w:rsidRPr="00EA3A85" w:rsidRDefault="00EA3A85" w:rsidP="00EA3A85">
          <w:pPr>
            <w:tabs>
              <w:tab w:val="center" w:pos="4677"/>
              <w:tab w:val="right" w:pos="9355"/>
            </w:tabs>
            <w:spacing w:line="240" w:lineRule="auto"/>
            <w:ind w:firstLine="0"/>
            <w:rPr>
              <w:rFonts w:eastAsia="Times New Roman"/>
              <w:sz w:val="18"/>
              <w:szCs w:val="18"/>
              <w:lang w:eastAsia="x-none"/>
            </w:rPr>
          </w:pPr>
          <w:r w:rsidRPr="00EA3A85">
            <w:rPr>
              <w:rFonts w:eastAsia="Times New Roman"/>
              <w:sz w:val="18"/>
              <w:szCs w:val="18"/>
              <w:lang w:val="x-none" w:eastAsia="x-none"/>
            </w:rPr>
            <w:t xml:space="preserve">Дата документа: </w:t>
          </w:r>
          <w:r w:rsidRPr="00EA3A85">
            <w:rPr>
              <w:rFonts w:eastAsia="Times New Roman"/>
              <w:sz w:val="18"/>
              <w:szCs w:val="18"/>
              <w:lang w:eastAsia="x-none"/>
            </w:rPr>
            <w:t>апрель 2026</w:t>
          </w:r>
        </w:p>
      </w:tc>
      <w:tc>
        <w:tcPr>
          <w:tcW w:w="5133" w:type="dxa"/>
          <w:tcBorders>
            <w:top w:val="single" w:sz="6" w:space="0" w:color="auto"/>
            <w:left w:val="dotted" w:sz="4" w:space="0" w:color="auto"/>
            <w:bottom w:val="single" w:sz="6" w:space="0" w:color="auto"/>
            <w:right w:val="dotted" w:sz="4" w:space="0" w:color="auto"/>
          </w:tcBorders>
          <w:vAlign w:val="center"/>
          <w:hideMark/>
        </w:tcPr>
        <w:p w14:paraId="57BC1DEA" w14:textId="73BFB0CD" w:rsidR="00EA3A85" w:rsidRPr="00EA3A85" w:rsidRDefault="00EA3A85" w:rsidP="00EA3A85">
          <w:pPr>
            <w:tabs>
              <w:tab w:val="center" w:pos="4677"/>
              <w:tab w:val="right" w:pos="9355"/>
            </w:tabs>
            <w:spacing w:before="40" w:after="120" w:line="240" w:lineRule="auto"/>
            <w:ind w:firstLine="0"/>
            <w:jc w:val="center"/>
            <w:rPr>
              <w:rFonts w:eastAsia="Times New Roman"/>
              <w:b/>
              <w:bCs/>
              <w:sz w:val="18"/>
              <w:szCs w:val="18"/>
              <w:lang w:eastAsia="x-none"/>
            </w:rPr>
          </w:pPr>
          <w:r>
            <w:rPr>
              <w:rFonts w:eastAsia="Times New Roman"/>
              <w:b/>
              <w:bCs/>
              <w:sz w:val="18"/>
              <w:szCs w:val="18"/>
              <w:lang w:eastAsia="x-none"/>
            </w:rPr>
            <w:t>План мероприятий по защите информации в</w:t>
          </w:r>
          <w:r w:rsidRPr="00EA3A85">
            <w:rPr>
              <w:rFonts w:eastAsia="Times New Roman"/>
              <w:b/>
              <w:bCs/>
              <w:sz w:val="18"/>
              <w:szCs w:val="18"/>
              <w:lang w:eastAsia="x-none"/>
            </w:rPr>
            <w:t xml:space="preserve"> </w:t>
          </w:r>
          <w:r w:rsidR="003C4636">
            <w:rPr>
              <w:rFonts w:eastAsia="Times New Roman"/>
              <w:b/>
              <w:bCs/>
              <w:sz w:val="18"/>
              <w:szCs w:val="18"/>
              <w:lang w:eastAsia="x-none"/>
            </w:rPr>
            <w:t>НПФ Альфа</w:t>
          </w:r>
        </w:p>
      </w:tc>
      <w:tc>
        <w:tcPr>
          <w:tcW w:w="2700" w:type="dxa"/>
          <w:tcBorders>
            <w:top w:val="single" w:sz="6" w:space="0" w:color="auto"/>
            <w:left w:val="dotted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6D47B56" w14:textId="7DD6C519" w:rsidR="00EA3A85" w:rsidRPr="00EA3A85" w:rsidRDefault="00196F30" w:rsidP="00EA3A85">
          <w:pPr>
            <w:tabs>
              <w:tab w:val="center" w:pos="4677"/>
              <w:tab w:val="right" w:pos="9355"/>
            </w:tabs>
            <w:spacing w:after="120" w:line="240" w:lineRule="auto"/>
            <w:ind w:firstLine="0"/>
            <w:jc w:val="center"/>
            <w:rPr>
              <w:rFonts w:eastAsia="Times New Roman"/>
              <w:szCs w:val="24"/>
              <w:lang w:val="x-none" w:eastAsia="x-none"/>
            </w:rPr>
          </w:pPr>
          <w:r w:rsidRPr="00256D4E">
            <w:rPr>
              <w:rFonts w:eastAsia="Times New Roman"/>
              <w:noProof/>
              <w:szCs w:val="24"/>
            </w:rPr>
            <w:drawing>
              <wp:inline distT="0" distB="0" distL="0" distR="0" wp14:anchorId="3354596D" wp14:editId="45F7827D">
                <wp:extent cx="966694" cy="191821"/>
                <wp:effectExtent l="0" t="0" r="5080" b="0"/>
                <wp:docPr id="1" name="Рисунок 1" descr="\\10.0.0.10\is\_Проекты\Альфастрахование, МСК, Модернизация СЗИ и аттестация (СМЭВ)\1. Подготовительный этап\НПФ_ico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10.0.0.10\is\_Проекты\Альфастрахование, МСК, Модернизация СЗИ и аттестация (СМЭВ)\1. Подготовительный этап\НПФ_ico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109" cy="2190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A05247D" w14:textId="77777777" w:rsidR="00EA3A85" w:rsidRDefault="00EA3A85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77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dotted" w:sz="4" w:space="0" w:color="auto"/>
        <w:insideV w:val="dotted" w:sz="4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133"/>
      <w:gridCol w:w="2700"/>
    </w:tblGrid>
    <w:tr w:rsidR="00EA3A85" w:rsidRPr="00EA3A85" w14:paraId="27531E26" w14:textId="77777777" w:rsidTr="00210401">
      <w:trPr>
        <w:trHeight w:val="429"/>
        <w:jc w:val="center"/>
      </w:trPr>
      <w:tc>
        <w:tcPr>
          <w:tcW w:w="25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tted" w:sz="4" w:space="0" w:color="auto"/>
          </w:tcBorders>
          <w:vAlign w:val="center"/>
          <w:hideMark/>
        </w:tcPr>
        <w:p w14:paraId="02B80591" w14:textId="77777777" w:rsidR="00EA3A85" w:rsidRPr="00EA3A85" w:rsidRDefault="00EA3A85" w:rsidP="00EA3A85">
          <w:pPr>
            <w:tabs>
              <w:tab w:val="center" w:pos="4677"/>
              <w:tab w:val="right" w:pos="9355"/>
            </w:tabs>
            <w:spacing w:line="240" w:lineRule="auto"/>
            <w:ind w:firstLine="0"/>
            <w:rPr>
              <w:rFonts w:eastAsia="Times New Roman"/>
              <w:sz w:val="18"/>
              <w:szCs w:val="18"/>
              <w:lang w:eastAsia="x-none"/>
            </w:rPr>
          </w:pPr>
          <w:r w:rsidRPr="00EA3A85">
            <w:rPr>
              <w:rFonts w:eastAsia="Times New Roman"/>
              <w:sz w:val="18"/>
              <w:szCs w:val="18"/>
              <w:lang w:val="x-none" w:eastAsia="x-none"/>
            </w:rPr>
            <w:t xml:space="preserve">Дата документа: </w:t>
          </w:r>
          <w:r w:rsidRPr="00EA3A85">
            <w:rPr>
              <w:rFonts w:eastAsia="Times New Roman"/>
              <w:sz w:val="18"/>
              <w:szCs w:val="18"/>
              <w:lang w:eastAsia="x-none"/>
            </w:rPr>
            <w:t>апрель 2026</w:t>
          </w:r>
        </w:p>
      </w:tc>
      <w:tc>
        <w:tcPr>
          <w:tcW w:w="5133" w:type="dxa"/>
          <w:tcBorders>
            <w:top w:val="single" w:sz="6" w:space="0" w:color="auto"/>
            <w:left w:val="dotted" w:sz="4" w:space="0" w:color="auto"/>
            <w:bottom w:val="single" w:sz="6" w:space="0" w:color="auto"/>
            <w:right w:val="dotted" w:sz="4" w:space="0" w:color="auto"/>
          </w:tcBorders>
          <w:vAlign w:val="center"/>
          <w:hideMark/>
        </w:tcPr>
        <w:p w14:paraId="68BA3050" w14:textId="2A2C303D" w:rsidR="00EA3A85" w:rsidRPr="00EA3A85" w:rsidRDefault="00EA3A85" w:rsidP="00EA3A85">
          <w:pPr>
            <w:tabs>
              <w:tab w:val="center" w:pos="4677"/>
              <w:tab w:val="right" w:pos="9355"/>
            </w:tabs>
            <w:spacing w:before="40" w:after="120" w:line="240" w:lineRule="auto"/>
            <w:ind w:firstLine="0"/>
            <w:jc w:val="center"/>
            <w:rPr>
              <w:rFonts w:eastAsia="Times New Roman"/>
              <w:b/>
              <w:bCs/>
              <w:sz w:val="18"/>
              <w:szCs w:val="18"/>
              <w:lang w:eastAsia="x-none"/>
            </w:rPr>
          </w:pPr>
          <w:r>
            <w:rPr>
              <w:rFonts w:eastAsia="Times New Roman"/>
              <w:b/>
              <w:bCs/>
              <w:sz w:val="18"/>
              <w:szCs w:val="18"/>
              <w:lang w:eastAsia="x-none"/>
            </w:rPr>
            <w:t>План мероприятий по защите информации в</w:t>
          </w:r>
          <w:r w:rsidRPr="00EA3A85">
            <w:rPr>
              <w:rFonts w:eastAsia="Times New Roman"/>
              <w:b/>
              <w:bCs/>
              <w:sz w:val="18"/>
              <w:szCs w:val="18"/>
              <w:lang w:eastAsia="x-none"/>
            </w:rPr>
            <w:t xml:space="preserve"> </w:t>
          </w:r>
          <w:r w:rsidR="003C4636">
            <w:rPr>
              <w:rFonts w:eastAsia="Times New Roman"/>
              <w:b/>
              <w:bCs/>
              <w:sz w:val="18"/>
              <w:szCs w:val="18"/>
              <w:lang w:eastAsia="x-none"/>
            </w:rPr>
            <w:t>НПФ Альфа</w:t>
          </w:r>
        </w:p>
      </w:tc>
      <w:tc>
        <w:tcPr>
          <w:tcW w:w="2700" w:type="dxa"/>
          <w:tcBorders>
            <w:top w:val="single" w:sz="6" w:space="0" w:color="auto"/>
            <w:left w:val="dotted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9DC6673" w14:textId="3358E105" w:rsidR="00EA3A85" w:rsidRPr="00EA3A85" w:rsidRDefault="00196F30" w:rsidP="00EA3A85">
          <w:pPr>
            <w:tabs>
              <w:tab w:val="center" w:pos="4677"/>
              <w:tab w:val="right" w:pos="9355"/>
            </w:tabs>
            <w:spacing w:after="120" w:line="240" w:lineRule="auto"/>
            <w:ind w:firstLine="0"/>
            <w:jc w:val="center"/>
            <w:rPr>
              <w:rFonts w:eastAsia="Times New Roman"/>
              <w:szCs w:val="24"/>
              <w:lang w:val="x-none" w:eastAsia="x-none"/>
            </w:rPr>
          </w:pPr>
          <w:r w:rsidRPr="00256D4E">
            <w:rPr>
              <w:rFonts w:eastAsia="Times New Roman"/>
              <w:noProof/>
              <w:szCs w:val="24"/>
            </w:rPr>
            <w:drawing>
              <wp:inline distT="0" distB="0" distL="0" distR="0" wp14:anchorId="73BD3D07" wp14:editId="3DDB28EF">
                <wp:extent cx="966694" cy="191821"/>
                <wp:effectExtent l="0" t="0" r="5080" b="0"/>
                <wp:docPr id="2" name="Рисунок 2" descr="\\10.0.0.10\is\_Проекты\Альфастрахование, МСК, Модернизация СЗИ и аттестация (СМЭВ)\1. Подготовительный этап\НПФ_ico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10.0.0.10\is\_Проекты\Альфастрахование, МСК, Модернизация СЗИ и аттестация (СМЭВ)\1. Подготовительный этап\НПФ_ico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109" cy="2190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DFEC283" w14:textId="77777777" w:rsidR="00EA3A85" w:rsidRDefault="00EA3A85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24C8D"/>
    <w:multiLevelType w:val="hybridMultilevel"/>
    <w:tmpl w:val="1CB245FA"/>
    <w:lvl w:ilvl="0" w:tplc="43046ECE">
      <w:start w:val="1"/>
      <w:numFmt w:val="bullet"/>
      <w:suff w:val="space"/>
      <w:lvlText w:val=""/>
      <w:lvlJc w:val="left"/>
      <w:pPr>
        <w:ind w:left="-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757C6"/>
    <w:multiLevelType w:val="multilevel"/>
    <w:tmpl w:val="D0B41A7C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  <w:b/>
        <w:sz w:val="28"/>
        <w:szCs w:val="22"/>
      </w:rPr>
    </w:lvl>
    <w:lvl w:ilvl="1">
      <w:start w:val="1"/>
      <w:numFmt w:val="decimal"/>
      <w:suff w:val="space"/>
      <w:lvlText w:val="%1.%2."/>
      <w:lvlJc w:val="left"/>
      <w:pPr>
        <w:ind w:left="1283" w:hanging="432"/>
      </w:pPr>
      <w:rPr>
        <w:rFonts w:hint="default"/>
        <w:b w:val="0"/>
        <w:i w:val="0"/>
        <w:sz w:val="24"/>
        <w:szCs w:val="20"/>
      </w:rPr>
    </w:lvl>
    <w:lvl w:ilvl="2">
      <w:start w:val="1"/>
      <w:numFmt w:val="decimal"/>
      <w:suff w:val="space"/>
      <w:lvlText w:val="%1.%2.%3."/>
      <w:lvlJc w:val="left"/>
      <w:pPr>
        <w:ind w:left="1780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6032D87"/>
    <w:multiLevelType w:val="hybridMultilevel"/>
    <w:tmpl w:val="BDECA67C"/>
    <w:lvl w:ilvl="0" w:tplc="43046ECE">
      <w:start w:val="1"/>
      <w:numFmt w:val="bullet"/>
      <w:suff w:val="space"/>
      <w:lvlText w:val=""/>
      <w:lvlJc w:val="left"/>
      <w:pPr>
        <w:ind w:left="-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F0B57"/>
    <w:multiLevelType w:val="multilevel"/>
    <w:tmpl w:val="0A3860C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0" w:firstLine="709"/>
      </w:pPr>
      <w:rPr>
        <w:rFonts w:ascii="Times New Roman" w:hAnsi="Times New Roman" w:cs="Times New Roman" w:hint="default"/>
        <w:b w:val="0"/>
        <w:strike w:val="0"/>
        <w:dstrike w:val="0"/>
        <w:sz w:val="24"/>
        <w:szCs w:val="28"/>
        <w:u w:val="none"/>
        <w:effect w:val="none"/>
      </w:rPr>
    </w:lvl>
    <w:lvl w:ilvl="2">
      <w:start w:val="1"/>
      <w:numFmt w:val="bullet"/>
      <w:lvlText w:val="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29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65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1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7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3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98" w:hanging="360"/>
      </w:pPr>
      <w:rPr>
        <w:rFonts w:hint="default"/>
      </w:rPr>
    </w:lvl>
  </w:abstractNum>
  <w:abstractNum w:abstractNumId="4" w15:restartNumberingAfterBreak="0">
    <w:nsid w:val="1BD0269B"/>
    <w:multiLevelType w:val="hybridMultilevel"/>
    <w:tmpl w:val="49BAB1CC"/>
    <w:lvl w:ilvl="0" w:tplc="1F8239E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E6429"/>
    <w:multiLevelType w:val="hybridMultilevel"/>
    <w:tmpl w:val="9F26131C"/>
    <w:lvl w:ilvl="0" w:tplc="43046ECE">
      <w:start w:val="1"/>
      <w:numFmt w:val="bullet"/>
      <w:suff w:val="space"/>
      <w:lvlText w:val=""/>
      <w:lvlJc w:val="left"/>
      <w:pPr>
        <w:ind w:left="-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FEC52E2"/>
    <w:multiLevelType w:val="hybridMultilevel"/>
    <w:tmpl w:val="8CE6E922"/>
    <w:lvl w:ilvl="0" w:tplc="F3A82A1A">
      <w:start w:val="1"/>
      <w:numFmt w:val="bullet"/>
      <w:pStyle w:val="GOSTTableListMark1"/>
      <w:suff w:val="space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7EF60B7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99A150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30222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445AC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192606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78860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B8A66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AAA8B1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B227BD"/>
    <w:multiLevelType w:val="multilevel"/>
    <w:tmpl w:val="E41207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858" w:hanging="432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3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1220E0F"/>
    <w:multiLevelType w:val="hybridMultilevel"/>
    <w:tmpl w:val="CB6A4214"/>
    <w:lvl w:ilvl="0" w:tplc="8E6C5084">
      <w:start w:val="1"/>
      <w:numFmt w:val="bullet"/>
      <w:pStyle w:val="T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6BA34ED"/>
    <w:multiLevelType w:val="hybridMultilevel"/>
    <w:tmpl w:val="6ED69F72"/>
    <w:lvl w:ilvl="0" w:tplc="43046ECE">
      <w:start w:val="1"/>
      <w:numFmt w:val="bullet"/>
      <w:suff w:val="space"/>
      <w:lvlText w:val=""/>
      <w:lvlJc w:val="left"/>
      <w:pPr>
        <w:ind w:left="-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56E24"/>
    <w:multiLevelType w:val="multilevel"/>
    <w:tmpl w:val="41AA761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1.%2"/>
      <w:lvlJc w:val="left"/>
      <w:pPr>
        <w:tabs>
          <w:tab w:val="num" w:pos="374"/>
        </w:tabs>
        <w:ind w:left="374" w:hanging="374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6B6B3331"/>
    <w:multiLevelType w:val="multilevel"/>
    <w:tmpl w:val="634CAFDC"/>
    <w:name w:val="тз"/>
    <w:lvl w:ilvl="0">
      <w:start w:val="1"/>
      <w:numFmt w:val="decimal"/>
      <w:pStyle w:val="1"/>
      <w:suff w:val="space"/>
      <w:lvlText w:val="%1."/>
      <w:lvlJc w:val="left"/>
      <w:pPr>
        <w:ind w:left="0" w:firstLine="567"/>
      </w:pPr>
      <w:rPr>
        <w:b/>
      </w:rPr>
    </w:lvl>
    <w:lvl w:ilvl="1">
      <w:start w:val="1"/>
      <w:numFmt w:val="decimal"/>
      <w:pStyle w:val="20"/>
      <w:suff w:val="space"/>
      <w:lvlText w:val="%1.%2."/>
      <w:lvlJc w:val="left"/>
      <w:pPr>
        <w:ind w:left="6095" w:firstLine="567"/>
      </w:pPr>
      <w:rPr>
        <w:rFonts w:cs="Times New Roman"/>
      </w:rPr>
    </w:lvl>
    <w:lvl w:ilvl="2">
      <w:start w:val="1"/>
      <w:numFmt w:val="decimal"/>
      <w:pStyle w:val="3"/>
      <w:suff w:val="space"/>
      <w:lvlText w:val="%1.%2.%3."/>
      <w:lvlJc w:val="left"/>
      <w:pPr>
        <w:ind w:left="284" w:firstLine="567"/>
      </w:pPr>
      <w:rPr>
        <w:rFonts w:cs="Times New Roman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567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-142" w:firstLine="709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-142" w:firstLine="709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-142" w:firstLine="709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-142" w:firstLine="709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-142" w:firstLine="709"/>
      </w:pPr>
      <w:rPr>
        <w:rFonts w:cs="Times New Roman"/>
      </w:r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9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2"/>
  </w:num>
  <w:num w:numId="13">
    <w:abstractNumId w:val="1"/>
  </w:num>
  <w:num w:numId="14">
    <w:abstractNumId w:val="6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zvon">
    <w15:presenceInfo w15:providerId="Windows Live" w15:userId="dfe28ee5b2f3a7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60E"/>
    <w:rsid w:val="00014A63"/>
    <w:rsid w:val="000342AF"/>
    <w:rsid w:val="000623C2"/>
    <w:rsid w:val="0009347B"/>
    <w:rsid w:val="000C0F4F"/>
    <w:rsid w:val="000C70CD"/>
    <w:rsid w:val="000F15C5"/>
    <w:rsid w:val="000F7265"/>
    <w:rsid w:val="00102884"/>
    <w:rsid w:val="00104D62"/>
    <w:rsid w:val="00153080"/>
    <w:rsid w:val="001641B2"/>
    <w:rsid w:val="00183C5C"/>
    <w:rsid w:val="00186559"/>
    <w:rsid w:val="00196F30"/>
    <w:rsid w:val="001A12A3"/>
    <w:rsid w:val="001B188D"/>
    <w:rsid w:val="001E5427"/>
    <w:rsid w:val="001F6823"/>
    <w:rsid w:val="002214CA"/>
    <w:rsid w:val="00223C4C"/>
    <w:rsid w:val="0023384E"/>
    <w:rsid w:val="002433CC"/>
    <w:rsid w:val="00247E36"/>
    <w:rsid w:val="00253B7A"/>
    <w:rsid w:val="002C684A"/>
    <w:rsid w:val="00320188"/>
    <w:rsid w:val="00357FBF"/>
    <w:rsid w:val="003644FE"/>
    <w:rsid w:val="003C4636"/>
    <w:rsid w:val="003E4D6F"/>
    <w:rsid w:val="003F6838"/>
    <w:rsid w:val="00444FE0"/>
    <w:rsid w:val="004523EC"/>
    <w:rsid w:val="00461348"/>
    <w:rsid w:val="004B0313"/>
    <w:rsid w:val="004B111B"/>
    <w:rsid w:val="004C0A12"/>
    <w:rsid w:val="004C6717"/>
    <w:rsid w:val="004E5B10"/>
    <w:rsid w:val="00520812"/>
    <w:rsid w:val="005351B1"/>
    <w:rsid w:val="00541A93"/>
    <w:rsid w:val="00550E41"/>
    <w:rsid w:val="00575FE3"/>
    <w:rsid w:val="0059076A"/>
    <w:rsid w:val="00591781"/>
    <w:rsid w:val="0059220A"/>
    <w:rsid w:val="005A6266"/>
    <w:rsid w:val="005B018F"/>
    <w:rsid w:val="005F6317"/>
    <w:rsid w:val="00681036"/>
    <w:rsid w:val="00683D93"/>
    <w:rsid w:val="006C760E"/>
    <w:rsid w:val="006D152F"/>
    <w:rsid w:val="006E63EE"/>
    <w:rsid w:val="007179EE"/>
    <w:rsid w:val="007423EB"/>
    <w:rsid w:val="0074310E"/>
    <w:rsid w:val="00784E68"/>
    <w:rsid w:val="0078782B"/>
    <w:rsid w:val="007C043B"/>
    <w:rsid w:val="007D578D"/>
    <w:rsid w:val="007F7F76"/>
    <w:rsid w:val="00817464"/>
    <w:rsid w:val="00830A8F"/>
    <w:rsid w:val="00835B9A"/>
    <w:rsid w:val="0085654A"/>
    <w:rsid w:val="00871607"/>
    <w:rsid w:val="008766FD"/>
    <w:rsid w:val="00877FA7"/>
    <w:rsid w:val="00894611"/>
    <w:rsid w:val="008C56FD"/>
    <w:rsid w:val="008E5742"/>
    <w:rsid w:val="00902F2F"/>
    <w:rsid w:val="00915BA2"/>
    <w:rsid w:val="00930D14"/>
    <w:rsid w:val="00977F30"/>
    <w:rsid w:val="00981BAD"/>
    <w:rsid w:val="009E0DC8"/>
    <w:rsid w:val="009E4E43"/>
    <w:rsid w:val="00A605ED"/>
    <w:rsid w:val="00AC54E6"/>
    <w:rsid w:val="00AD21C9"/>
    <w:rsid w:val="00AD51A1"/>
    <w:rsid w:val="00AF380C"/>
    <w:rsid w:val="00B04949"/>
    <w:rsid w:val="00B12869"/>
    <w:rsid w:val="00B20B69"/>
    <w:rsid w:val="00B3268D"/>
    <w:rsid w:val="00B5186C"/>
    <w:rsid w:val="00B60350"/>
    <w:rsid w:val="00B84B48"/>
    <w:rsid w:val="00BB5993"/>
    <w:rsid w:val="00BF08E0"/>
    <w:rsid w:val="00C02DD1"/>
    <w:rsid w:val="00C172B6"/>
    <w:rsid w:val="00C306FD"/>
    <w:rsid w:val="00C45307"/>
    <w:rsid w:val="00C54C66"/>
    <w:rsid w:val="00C554A4"/>
    <w:rsid w:val="00C62601"/>
    <w:rsid w:val="00C730B6"/>
    <w:rsid w:val="00CB1C18"/>
    <w:rsid w:val="00CB3085"/>
    <w:rsid w:val="00CB5B96"/>
    <w:rsid w:val="00CD7A23"/>
    <w:rsid w:val="00CE669B"/>
    <w:rsid w:val="00D10AE5"/>
    <w:rsid w:val="00D16224"/>
    <w:rsid w:val="00D6423A"/>
    <w:rsid w:val="00D8502C"/>
    <w:rsid w:val="00DB0354"/>
    <w:rsid w:val="00DC6005"/>
    <w:rsid w:val="00E10BED"/>
    <w:rsid w:val="00E140D3"/>
    <w:rsid w:val="00E22253"/>
    <w:rsid w:val="00E275A5"/>
    <w:rsid w:val="00E31F73"/>
    <w:rsid w:val="00E62695"/>
    <w:rsid w:val="00E775B6"/>
    <w:rsid w:val="00E855E8"/>
    <w:rsid w:val="00EA3A85"/>
    <w:rsid w:val="00ED0347"/>
    <w:rsid w:val="00ED684C"/>
    <w:rsid w:val="00EF023B"/>
    <w:rsid w:val="00EF71A6"/>
    <w:rsid w:val="00F43BC1"/>
    <w:rsid w:val="00F70947"/>
    <w:rsid w:val="00F93A14"/>
    <w:rsid w:val="00FA3C03"/>
    <w:rsid w:val="00FA471F"/>
    <w:rsid w:val="00FB545B"/>
    <w:rsid w:val="00FE14E1"/>
    <w:rsid w:val="00FE3BA6"/>
    <w:rsid w:val="00FE3D28"/>
    <w:rsid w:val="00FF2BC3"/>
    <w:rsid w:val="00FF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4B90D3"/>
  <w15:chartTrackingRefBased/>
  <w15:docId w15:val="{A1C20C30-7185-425B-B10E-89D7C9B0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T_Обычный,!Обычный"/>
    <w:qFormat/>
    <w:rsid w:val="007423EB"/>
    <w:pPr>
      <w:spacing w:after="0" w:line="300" w:lineRule="auto"/>
      <w:ind w:firstLine="709"/>
      <w:jc w:val="both"/>
    </w:pPr>
    <w:rPr>
      <w:rFonts w:ascii="Times New Roman" w:hAnsi="Times New Roman" w:cs="Times New Roman"/>
      <w:sz w:val="24"/>
      <w:lang w:eastAsia="ru-RU"/>
    </w:rPr>
  </w:style>
  <w:style w:type="paragraph" w:styleId="10">
    <w:name w:val="heading 1"/>
    <w:aliases w:val="_GOST_1"/>
    <w:basedOn w:val="a"/>
    <w:next w:val="a"/>
    <w:link w:val="11"/>
    <w:qFormat/>
    <w:rsid w:val="006C76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1">
    <w:name w:val="heading 2"/>
    <w:basedOn w:val="a"/>
    <w:next w:val="a"/>
    <w:link w:val="22"/>
    <w:uiPriority w:val="9"/>
    <w:semiHidden/>
    <w:unhideWhenUsed/>
    <w:qFormat/>
    <w:rsid w:val="00E275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aliases w:val="_GOST_3"/>
    <w:basedOn w:val="21"/>
    <w:next w:val="a"/>
    <w:link w:val="31"/>
    <w:semiHidden/>
    <w:unhideWhenUsed/>
    <w:qFormat/>
    <w:rsid w:val="00E275A5"/>
    <w:pPr>
      <w:tabs>
        <w:tab w:val="num" w:pos="720"/>
        <w:tab w:val="left" w:pos="964"/>
      </w:tabs>
      <w:suppressAutoHyphens/>
      <w:spacing w:before="240" w:after="240" w:line="240" w:lineRule="auto"/>
      <w:ind w:left="720" w:hanging="720"/>
      <w:contextualSpacing/>
      <w:jc w:val="left"/>
      <w:outlineLvl w:val="2"/>
    </w:pPr>
    <w:rPr>
      <w:rFonts w:ascii="Times New Roman" w:eastAsia="Times New Roman" w:hAnsi="Times New Roman" w:cs="Arial"/>
      <w:iCs/>
      <w:color w:val="auto"/>
    </w:rPr>
  </w:style>
  <w:style w:type="paragraph" w:styleId="40">
    <w:name w:val="heading 4"/>
    <w:aliases w:val="_GOST_4"/>
    <w:basedOn w:val="30"/>
    <w:next w:val="a"/>
    <w:link w:val="41"/>
    <w:semiHidden/>
    <w:unhideWhenUsed/>
    <w:qFormat/>
    <w:rsid w:val="00E275A5"/>
    <w:pPr>
      <w:tabs>
        <w:tab w:val="clear" w:pos="720"/>
        <w:tab w:val="clear" w:pos="964"/>
        <w:tab w:val="num" w:pos="864"/>
        <w:tab w:val="left" w:pos="1134"/>
      </w:tabs>
      <w:ind w:left="864" w:hanging="864"/>
      <w:outlineLvl w:val="3"/>
    </w:pPr>
    <w:rPr>
      <w:sz w:val="24"/>
    </w:rPr>
  </w:style>
  <w:style w:type="paragraph" w:styleId="5">
    <w:name w:val="heading 5"/>
    <w:aliases w:val="_GOST_5"/>
    <w:basedOn w:val="40"/>
    <w:next w:val="a"/>
    <w:link w:val="50"/>
    <w:semiHidden/>
    <w:unhideWhenUsed/>
    <w:qFormat/>
    <w:rsid w:val="00E275A5"/>
    <w:pPr>
      <w:tabs>
        <w:tab w:val="clear" w:pos="864"/>
        <w:tab w:val="clear" w:pos="1134"/>
        <w:tab w:val="num" w:pos="1008"/>
        <w:tab w:val="left" w:pos="1276"/>
      </w:tabs>
      <w:spacing w:after="120"/>
      <w:ind w:left="1008" w:hanging="1008"/>
      <w:outlineLvl w:val="4"/>
    </w:pPr>
    <w:rPr>
      <w:rFonts w:cs="Times New Roman"/>
      <w:iCs w:val="0"/>
      <w:lang w:eastAsia="ko-KR"/>
    </w:rPr>
  </w:style>
  <w:style w:type="paragraph" w:styleId="6">
    <w:name w:val="heading 6"/>
    <w:aliases w:val="_GOST_6"/>
    <w:basedOn w:val="5"/>
    <w:next w:val="a"/>
    <w:link w:val="60"/>
    <w:autoRedefine/>
    <w:semiHidden/>
    <w:unhideWhenUsed/>
    <w:qFormat/>
    <w:rsid w:val="00E275A5"/>
    <w:pPr>
      <w:tabs>
        <w:tab w:val="clear" w:pos="1008"/>
        <w:tab w:val="clear" w:pos="1276"/>
        <w:tab w:val="num" w:pos="1152"/>
        <w:tab w:val="left" w:pos="1418"/>
      </w:tabs>
      <w:ind w:left="1152" w:hanging="1152"/>
      <w:outlineLvl w:val="5"/>
    </w:pPr>
    <w:rPr>
      <w:i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E275A5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eastAsia="Times New Roman"/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E275A5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eastAsia="Times New Roman"/>
      <w:i/>
      <w:i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760E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6C760E"/>
    <w:pPr>
      <w:tabs>
        <w:tab w:val="right" w:leader="dot" w:pos="9356"/>
      </w:tabs>
      <w:spacing w:line="360" w:lineRule="exact"/>
      <w:ind w:left="238" w:hanging="238"/>
    </w:pPr>
    <w:rPr>
      <w:b/>
    </w:rPr>
  </w:style>
  <w:style w:type="character" w:customStyle="1" w:styleId="11">
    <w:name w:val="Заголовок 1 Знак"/>
    <w:aliases w:val="_GOST_1 Знак"/>
    <w:basedOn w:val="a0"/>
    <w:link w:val="10"/>
    <w:uiPriority w:val="9"/>
    <w:rsid w:val="006C760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TOC Heading"/>
    <w:next w:val="a"/>
    <w:uiPriority w:val="39"/>
    <w:semiHidden/>
    <w:unhideWhenUsed/>
    <w:qFormat/>
    <w:rsid w:val="006C760E"/>
    <w:pPr>
      <w:pageBreakBefore/>
      <w:spacing w:before="120" w:after="60" w:line="312" w:lineRule="auto"/>
      <w:contextualSpacing/>
      <w:jc w:val="center"/>
    </w:pPr>
    <w:rPr>
      <w:rFonts w:ascii="Times New Roman Полужирный" w:eastAsiaTheme="majorEastAsia" w:hAnsi="Times New Roman Полужирный" w:cstheme="majorBidi"/>
      <w:b/>
      <w:sz w:val="26"/>
      <w:szCs w:val="32"/>
      <w:lang w:eastAsia="ru-RU"/>
    </w:rPr>
  </w:style>
  <w:style w:type="character" w:customStyle="1" w:styleId="T">
    <w:name w:val="T_Заголовок_аннотации_содержания Знак"/>
    <w:basedOn w:val="a0"/>
    <w:link w:val="T0"/>
    <w:locked/>
    <w:rsid w:val="006C760E"/>
    <w:rPr>
      <w:rFonts w:ascii="Times New Roman" w:eastAsiaTheme="majorEastAsia" w:hAnsi="Times New Roman" w:cs="Times New Roman"/>
      <w:b/>
      <w:sz w:val="26"/>
      <w:szCs w:val="32"/>
      <w:lang w:eastAsia="ru-RU"/>
    </w:rPr>
  </w:style>
  <w:style w:type="paragraph" w:customStyle="1" w:styleId="T0">
    <w:name w:val="T_Заголовок_аннотации_содержания"/>
    <w:basedOn w:val="a"/>
    <w:link w:val="T"/>
    <w:qFormat/>
    <w:rsid w:val="006C760E"/>
    <w:pPr>
      <w:keepNext/>
      <w:pageBreakBefore/>
      <w:spacing w:before="60" w:after="120"/>
      <w:ind w:firstLine="0"/>
      <w:jc w:val="center"/>
    </w:pPr>
    <w:rPr>
      <w:rFonts w:eastAsiaTheme="majorEastAsia"/>
      <w:b/>
      <w:sz w:val="26"/>
      <w:szCs w:val="32"/>
    </w:rPr>
  </w:style>
  <w:style w:type="paragraph" w:customStyle="1" w:styleId="13">
    <w:name w:val="Большой список уровень 1"/>
    <w:basedOn w:val="a"/>
    <w:next w:val="a"/>
    <w:qFormat/>
    <w:rsid w:val="006C760E"/>
    <w:pPr>
      <w:keepNext/>
      <w:spacing w:before="360" w:line="276" w:lineRule="auto"/>
      <w:ind w:firstLine="0"/>
      <w:jc w:val="center"/>
    </w:pPr>
    <w:rPr>
      <w:rFonts w:eastAsia="Times New Roman"/>
      <w:b/>
      <w:bCs/>
      <w:caps/>
      <w:sz w:val="26"/>
      <w:szCs w:val="28"/>
    </w:rPr>
  </w:style>
  <w:style w:type="character" w:customStyle="1" w:styleId="23">
    <w:name w:val="Большой список уровень 2 Знак"/>
    <w:basedOn w:val="a0"/>
    <w:link w:val="2"/>
    <w:locked/>
    <w:rsid w:val="006C760E"/>
    <w:rPr>
      <w:rFonts w:ascii="Calibri" w:hAnsi="Calibri" w:cs="Calibri"/>
      <w:sz w:val="26"/>
    </w:rPr>
  </w:style>
  <w:style w:type="paragraph" w:customStyle="1" w:styleId="2">
    <w:name w:val="Большой список уровень 2"/>
    <w:basedOn w:val="a"/>
    <w:link w:val="23"/>
    <w:qFormat/>
    <w:rsid w:val="006C760E"/>
    <w:pPr>
      <w:numPr>
        <w:ilvl w:val="1"/>
        <w:numId w:val="1"/>
      </w:numPr>
      <w:spacing w:line="276" w:lineRule="auto"/>
    </w:pPr>
    <w:rPr>
      <w:rFonts w:ascii="Calibri" w:hAnsi="Calibri" w:cs="Calibri"/>
      <w:sz w:val="26"/>
      <w:lang w:eastAsia="en-US"/>
    </w:rPr>
  </w:style>
  <w:style w:type="paragraph" w:customStyle="1" w:styleId="T1">
    <w:name w:val="T_Список 1ур"/>
    <w:qFormat/>
    <w:rsid w:val="00830A8F"/>
    <w:pPr>
      <w:numPr>
        <w:numId w:val="5"/>
      </w:numPr>
      <w:spacing w:after="0" w:line="300" w:lineRule="auto"/>
      <w:jc w:val="both"/>
    </w:pPr>
    <w:rPr>
      <w:rFonts w:ascii="Times New Roman" w:hAnsi="Times New Roman" w:cs="Times New Roman"/>
      <w:sz w:val="24"/>
    </w:rPr>
  </w:style>
  <w:style w:type="paragraph" w:styleId="a5">
    <w:name w:val="List Paragraph"/>
    <w:basedOn w:val="a"/>
    <w:uiPriority w:val="34"/>
    <w:qFormat/>
    <w:rsid w:val="00830A8F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830A8F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830A8F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830A8F"/>
    <w:rPr>
      <w:rFonts w:ascii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30A8F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830A8F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830A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830A8F"/>
    <w:rPr>
      <w:rFonts w:ascii="Segoe UI" w:hAnsi="Segoe UI" w:cs="Segoe UI"/>
      <w:sz w:val="18"/>
      <w:szCs w:val="18"/>
      <w:lang w:eastAsia="ru-RU"/>
    </w:rPr>
  </w:style>
  <w:style w:type="paragraph" w:styleId="ad">
    <w:name w:val="header"/>
    <w:basedOn w:val="a"/>
    <w:link w:val="ae"/>
    <w:uiPriority w:val="99"/>
    <w:unhideWhenUsed/>
    <w:rsid w:val="003644F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644FE"/>
    <w:rPr>
      <w:rFonts w:ascii="Times New Roman" w:hAnsi="Times New Roman" w:cs="Times New Roman"/>
      <w:sz w:val="24"/>
      <w:lang w:eastAsia="ru-RU"/>
    </w:rPr>
  </w:style>
  <w:style w:type="paragraph" w:styleId="af">
    <w:name w:val="footer"/>
    <w:basedOn w:val="a"/>
    <w:link w:val="af0"/>
    <w:uiPriority w:val="99"/>
    <w:unhideWhenUsed/>
    <w:rsid w:val="003644F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644FE"/>
    <w:rPr>
      <w:rFonts w:ascii="Times New Roman" w:hAnsi="Times New Roman" w:cs="Times New Roman"/>
      <w:sz w:val="24"/>
      <w:lang w:eastAsia="ru-RU"/>
    </w:rPr>
  </w:style>
  <w:style w:type="paragraph" w:styleId="af1">
    <w:name w:val="Body Text"/>
    <w:basedOn w:val="a"/>
    <w:link w:val="af2"/>
    <w:uiPriority w:val="99"/>
    <w:semiHidden/>
    <w:unhideWhenUsed/>
    <w:qFormat/>
    <w:rsid w:val="00186559"/>
    <w:pPr>
      <w:spacing w:line="276" w:lineRule="auto"/>
      <w:ind w:firstLine="0"/>
    </w:pPr>
    <w:rPr>
      <w:rFonts w:eastAsia="Times New Roman"/>
      <w:sz w:val="26"/>
      <w:szCs w:val="20"/>
    </w:rPr>
  </w:style>
  <w:style w:type="character" w:customStyle="1" w:styleId="af2">
    <w:name w:val="Основной текст Знак"/>
    <w:basedOn w:val="a0"/>
    <w:link w:val="af1"/>
    <w:uiPriority w:val="99"/>
    <w:semiHidden/>
    <w:rsid w:val="00186559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af3">
    <w:name w:val="Таблица Знак"/>
    <w:basedOn w:val="a0"/>
    <w:link w:val="af4"/>
    <w:locked/>
    <w:rsid w:val="00186559"/>
    <w:rPr>
      <w:b/>
      <w:sz w:val="24"/>
      <w:szCs w:val="20"/>
    </w:rPr>
  </w:style>
  <w:style w:type="paragraph" w:customStyle="1" w:styleId="af4">
    <w:name w:val="Таблица"/>
    <w:basedOn w:val="a"/>
    <w:link w:val="af3"/>
    <w:qFormat/>
    <w:rsid w:val="00186559"/>
    <w:pPr>
      <w:keepNext/>
      <w:suppressAutoHyphens/>
      <w:spacing w:before="240" w:after="120" w:line="240" w:lineRule="auto"/>
      <w:ind w:left="567" w:firstLine="0"/>
      <w:jc w:val="left"/>
    </w:pPr>
    <w:rPr>
      <w:rFonts w:asciiTheme="minorHAnsi" w:hAnsiTheme="minorHAnsi" w:cstheme="minorBidi"/>
      <w:b/>
      <w:szCs w:val="20"/>
      <w:lang w:eastAsia="en-US"/>
    </w:rPr>
  </w:style>
  <w:style w:type="paragraph" w:customStyle="1" w:styleId="12-">
    <w:name w:val="Таблица (12) - Заголовки♫"/>
    <w:qFormat/>
    <w:rsid w:val="00186559"/>
    <w:pPr>
      <w:keepNext/>
      <w:keepLines/>
      <w:snapToGrid w:val="0"/>
      <w:spacing w:after="0" w:line="276" w:lineRule="auto"/>
      <w:ind w:left="28" w:right="28"/>
      <w:jc w:val="center"/>
    </w:pPr>
    <w:rPr>
      <w:rFonts w:ascii="+Times New Roman" w:eastAsia="Times New Roman" w:hAnsi="+Times New Roman" w:cs="Arial"/>
      <w:b/>
      <w:color w:val="000000"/>
      <w:sz w:val="24"/>
      <w:szCs w:val="20"/>
      <w:lang w:eastAsia="ru-RU"/>
    </w:rPr>
  </w:style>
  <w:style w:type="character" w:customStyle="1" w:styleId="GOSTTablenorm">
    <w:name w:val="_GOST_Table_norm Знак"/>
    <w:link w:val="GOSTTablenorm0"/>
    <w:qFormat/>
    <w:locked/>
    <w:rsid w:val="00186559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GOSTTablenorm0">
    <w:name w:val="_GOST_Table_norm"/>
    <w:link w:val="GOSTTablenorm"/>
    <w:qFormat/>
    <w:rsid w:val="00186559"/>
    <w:pPr>
      <w:spacing w:after="0" w:line="240" w:lineRule="auto"/>
      <w:ind w:left="57" w:right="57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GOSTTableListMark1">
    <w:name w:val="_GOST_Table_List_Mark_1"/>
    <w:rsid w:val="00186559"/>
    <w:pPr>
      <w:numPr>
        <w:numId w:val="6"/>
      </w:numPr>
      <w:tabs>
        <w:tab w:val="left" w:pos="284"/>
      </w:tabs>
      <w:spacing w:after="0" w:line="240" w:lineRule="auto"/>
      <w:ind w:right="57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31">
    <w:name w:val="Заголовок 3 Знак"/>
    <w:aliases w:val="_GOST_3 Знак"/>
    <w:basedOn w:val="a0"/>
    <w:link w:val="30"/>
    <w:semiHidden/>
    <w:rsid w:val="00E275A5"/>
    <w:rPr>
      <w:rFonts w:ascii="Times New Roman" w:eastAsia="Times New Roman" w:hAnsi="Times New Roman" w:cs="Arial"/>
      <w:iCs/>
      <w:sz w:val="26"/>
      <w:szCs w:val="26"/>
      <w:lang w:eastAsia="ru-RU"/>
    </w:rPr>
  </w:style>
  <w:style w:type="character" w:customStyle="1" w:styleId="41">
    <w:name w:val="Заголовок 4 Знак"/>
    <w:aliases w:val="_GOST_4 Знак"/>
    <w:basedOn w:val="a0"/>
    <w:link w:val="40"/>
    <w:semiHidden/>
    <w:rsid w:val="00E275A5"/>
    <w:rPr>
      <w:rFonts w:ascii="Times New Roman" w:eastAsia="Times New Roman" w:hAnsi="Times New Roman" w:cs="Arial"/>
      <w:iCs/>
      <w:sz w:val="24"/>
      <w:szCs w:val="26"/>
      <w:lang w:eastAsia="ru-RU"/>
    </w:rPr>
  </w:style>
  <w:style w:type="character" w:customStyle="1" w:styleId="50">
    <w:name w:val="Заголовок 5 Знак"/>
    <w:aliases w:val="_GOST_5 Знак"/>
    <w:basedOn w:val="a0"/>
    <w:link w:val="5"/>
    <w:semiHidden/>
    <w:rsid w:val="00E275A5"/>
    <w:rPr>
      <w:rFonts w:ascii="Times New Roman" w:eastAsia="Times New Roman" w:hAnsi="Times New Roman" w:cs="Times New Roman"/>
      <w:sz w:val="24"/>
      <w:szCs w:val="26"/>
      <w:lang w:eastAsia="ko-KR"/>
    </w:rPr>
  </w:style>
  <w:style w:type="character" w:customStyle="1" w:styleId="60">
    <w:name w:val="Заголовок 6 Знак"/>
    <w:aliases w:val="_GOST_6 Знак"/>
    <w:basedOn w:val="a0"/>
    <w:link w:val="6"/>
    <w:semiHidden/>
    <w:rsid w:val="00E275A5"/>
    <w:rPr>
      <w:rFonts w:ascii="Times New Roman" w:eastAsia="Times New Roman" w:hAnsi="Times New Roman" w:cs="Times New Roman"/>
      <w:i/>
      <w:sz w:val="24"/>
      <w:lang w:eastAsia="ko-KR"/>
    </w:rPr>
  </w:style>
  <w:style w:type="character" w:customStyle="1" w:styleId="70">
    <w:name w:val="Заголовок 7 Знак"/>
    <w:basedOn w:val="a0"/>
    <w:link w:val="7"/>
    <w:semiHidden/>
    <w:rsid w:val="00E275A5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E275A5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styleId="af5">
    <w:name w:val="caption"/>
    <w:basedOn w:val="a"/>
    <w:next w:val="a"/>
    <w:uiPriority w:val="35"/>
    <w:semiHidden/>
    <w:unhideWhenUsed/>
    <w:qFormat/>
    <w:rsid w:val="00E275A5"/>
    <w:pPr>
      <w:spacing w:line="240" w:lineRule="auto"/>
      <w:ind w:firstLine="567"/>
    </w:pPr>
    <w:rPr>
      <w:rFonts w:eastAsia="Times New Roman"/>
      <w:b/>
      <w:bCs/>
      <w:sz w:val="20"/>
      <w:szCs w:val="20"/>
    </w:rPr>
  </w:style>
  <w:style w:type="character" w:customStyle="1" w:styleId="22">
    <w:name w:val="Заголовок 2 Знак"/>
    <w:basedOn w:val="a0"/>
    <w:link w:val="21"/>
    <w:uiPriority w:val="9"/>
    <w:semiHidden/>
    <w:rsid w:val="00E275A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1">
    <w:name w:val="Заголовок 1 ТТ"/>
    <w:basedOn w:val="10"/>
    <w:next w:val="a"/>
    <w:uiPriority w:val="99"/>
    <w:qFormat/>
    <w:rsid w:val="00444FE0"/>
    <w:pPr>
      <w:keepLines w:val="0"/>
      <w:numPr>
        <w:numId w:val="10"/>
      </w:numPr>
      <w:tabs>
        <w:tab w:val="num" w:pos="360"/>
      </w:tabs>
      <w:spacing w:after="120" w:line="320" w:lineRule="atLeast"/>
      <w:ind w:firstLine="0"/>
      <w:contextualSpacing/>
    </w:pPr>
    <w:rPr>
      <w:rFonts w:ascii="Times New Roman" w:eastAsia="Times New Roman" w:hAnsi="Times New Roman" w:cs="Times New Roman"/>
      <w:b/>
      <w:bCs/>
      <w:color w:val="auto"/>
      <w:kern w:val="32"/>
      <w:sz w:val="28"/>
      <w:szCs w:val="28"/>
      <w:lang w:eastAsia="x-none"/>
    </w:rPr>
  </w:style>
  <w:style w:type="paragraph" w:customStyle="1" w:styleId="20">
    <w:name w:val="Заголовок 2 ТТ"/>
    <w:basedOn w:val="21"/>
    <w:next w:val="a"/>
    <w:uiPriority w:val="99"/>
    <w:qFormat/>
    <w:rsid w:val="00444FE0"/>
    <w:pPr>
      <w:keepNext w:val="0"/>
      <w:keepLines w:val="0"/>
      <w:numPr>
        <w:ilvl w:val="1"/>
        <w:numId w:val="10"/>
      </w:numPr>
      <w:tabs>
        <w:tab w:val="num" w:pos="360"/>
        <w:tab w:val="left" w:pos="709"/>
        <w:tab w:val="right" w:leader="dot" w:pos="9345"/>
      </w:tabs>
      <w:spacing w:after="40" w:line="320" w:lineRule="atLeast"/>
      <w:ind w:left="0" w:firstLine="0"/>
      <w:contextualSpacing/>
    </w:pPr>
    <w:rPr>
      <w:rFonts w:ascii="Times New Roman" w:eastAsia="Times New Roman" w:hAnsi="Times New Roman" w:cs="Times New Roman"/>
      <w:bCs/>
      <w:iCs/>
      <w:color w:val="auto"/>
      <w:sz w:val="24"/>
      <w:szCs w:val="28"/>
      <w:lang w:eastAsia="x-none"/>
    </w:rPr>
  </w:style>
  <w:style w:type="paragraph" w:customStyle="1" w:styleId="3">
    <w:name w:val="Заголовок 3 ТТ"/>
    <w:basedOn w:val="30"/>
    <w:next w:val="a"/>
    <w:uiPriority w:val="99"/>
    <w:qFormat/>
    <w:rsid w:val="00444FE0"/>
    <w:pPr>
      <w:keepLines w:val="0"/>
      <w:numPr>
        <w:ilvl w:val="2"/>
        <w:numId w:val="10"/>
      </w:numPr>
      <w:tabs>
        <w:tab w:val="clear" w:pos="964"/>
        <w:tab w:val="num" w:pos="360"/>
        <w:tab w:val="left" w:pos="709"/>
        <w:tab w:val="right" w:leader="dot" w:pos="9345"/>
      </w:tabs>
      <w:suppressAutoHyphens w:val="0"/>
      <w:spacing w:before="40" w:after="40" w:line="320" w:lineRule="atLeast"/>
      <w:ind w:left="426" w:firstLine="0"/>
      <w:jc w:val="both"/>
    </w:pPr>
    <w:rPr>
      <w:rFonts w:eastAsia="Arial Unicode MS" w:cs="Times New Roman"/>
      <w:bCs/>
      <w:iCs w:val="0"/>
      <w:sz w:val="24"/>
      <w:szCs w:val="28"/>
    </w:rPr>
  </w:style>
  <w:style w:type="paragraph" w:customStyle="1" w:styleId="4">
    <w:name w:val="Заголовок 4 ТТ"/>
    <w:basedOn w:val="40"/>
    <w:next w:val="a"/>
    <w:uiPriority w:val="99"/>
    <w:qFormat/>
    <w:rsid w:val="00444FE0"/>
    <w:pPr>
      <w:keepLines w:val="0"/>
      <w:numPr>
        <w:ilvl w:val="3"/>
        <w:numId w:val="10"/>
      </w:numPr>
      <w:tabs>
        <w:tab w:val="clear" w:pos="1134"/>
        <w:tab w:val="num" w:pos="360"/>
      </w:tabs>
      <w:suppressAutoHyphens w:val="0"/>
      <w:spacing w:before="40" w:after="40" w:line="320" w:lineRule="atLeast"/>
      <w:ind w:firstLine="0"/>
      <w:jc w:val="both"/>
    </w:pPr>
    <w:rPr>
      <w:rFonts w:cs="Times New Roman"/>
      <w:bCs/>
      <w:iCs w:val="0"/>
      <w:szCs w:val="20"/>
    </w:rPr>
  </w:style>
  <w:style w:type="paragraph" w:customStyle="1" w:styleId="T2">
    <w:name w:val="T_Заголовок терминов и сокращений"/>
    <w:next w:val="a"/>
    <w:qFormat/>
    <w:rsid w:val="00247E36"/>
    <w:pPr>
      <w:keepNext/>
      <w:keepLines/>
      <w:pageBreakBefore/>
      <w:spacing w:before="60" w:after="120" w:line="300" w:lineRule="auto"/>
      <w:contextualSpacing/>
      <w:jc w:val="center"/>
      <w:outlineLvl w:val="0"/>
    </w:pPr>
    <w:rPr>
      <w:rFonts w:ascii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1C169-03CF-4D54-92C0-E698F7324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4827</Words>
  <Characters>27520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Родионов Леонид</dc:creator>
  <cp:keywords/>
  <dc:description/>
  <cp:lastModifiedBy>azvon</cp:lastModifiedBy>
  <cp:revision>44</cp:revision>
  <dcterms:created xsi:type="dcterms:W3CDTF">2026-03-26T13:58:00Z</dcterms:created>
  <dcterms:modified xsi:type="dcterms:W3CDTF">2026-07-19T20:37:00Z</dcterms:modified>
</cp:coreProperties>
</file>